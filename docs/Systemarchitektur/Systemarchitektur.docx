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A4337D" w14:textId="535101F3" w:rsidR="00B117D0" w:rsidRDefault="005214CA" w:rsidP="00B117D0">
      <w:bookmarkStart w:id="0" w:name="OLE_LINK12"/>
      <w:bookmarkStart w:id="1" w:name="OLE_LINK13"/>
      <w:r w:rsidRPr="00910F74">
        <w:rPr>
          <w:noProof/>
        </w:rPr>
        <mc:AlternateContent>
          <mc:Choice Requires="wps">
            <w:drawing>
              <wp:anchor distT="2160270" distB="6480810" distL="114300" distR="114300" simplePos="0" relativeHeight="251658752" behindDoc="1" locked="1" layoutInCell="1" allowOverlap="1" wp14:anchorId="67610A85" wp14:editId="21D020CE">
                <wp:simplePos x="0" y="0"/>
                <wp:positionH relativeFrom="page">
                  <wp:posOffset>945515</wp:posOffset>
                </wp:positionH>
                <wp:positionV relativeFrom="page">
                  <wp:posOffset>1796415</wp:posOffset>
                </wp:positionV>
                <wp:extent cx="5505450" cy="1937385"/>
                <wp:effectExtent l="0" t="0" r="0" b="14605"/>
                <wp:wrapTopAndBottom/>
                <wp:docPr id="9" name="Textfeld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5450" cy="1937385"/>
                        </a:xfrm>
                        <a:prstGeom prst="rect">
                          <a:avLst/>
                        </a:prstGeom>
                        <a:noFill/>
                        <a:ln>
                          <a:noFill/>
                        </a:ln>
                        <a:extLst/>
                      </wps:spPr>
                      <wps:txbx>
                        <w:txbxContent>
                          <w:p w14:paraId="311FB1B6" w14:textId="77777777" w:rsidR="00FA6093" w:rsidRDefault="00FA6093" w:rsidP="0093473B">
                            <w:pPr>
                              <w:pStyle w:val="DachzeileTitelseiteTH"/>
                            </w:pPr>
                            <w:r>
                              <w:t>Systementwurfs-Praktikum</w:t>
                            </w:r>
                          </w:p>
                          <w:p w14:paraId="27F1610B" w14:textId="3E1CB1E1" w:rsidR="00FA6093" w:rsidRPr="00B8642E" w:rsidRDefault="00FA6093" w:rsidP="0093473B">
                            <w:pPr>
                              <w:pStyle w:val="TitelTitelseite20ptTH"/>
                              <w:spacing w:after="480"/>
                            </w:pPr>
                            <w:bookmarkStart w:id="2" w:name="_Toc532316529"/>
                            <w:r w:rsidRPr="00C116C0">
                              <w:rPr>
                                <w:b/>
                              </w:rPr>
                              <w:t>driving-e-car.de</w:t>
                            </w:r>
                            <w:bookmarkEnd w:id="2"/>
                            <w:r w:rsidRPr="00B8642E">
                              <w:fldChar w:fldCharType="begin"/>
                            </w:r>
                            <w:r w:rsidRPr="00B8642E">
                              <w:instrText xml:space="preserve"> ASK  Projekttitel "Wie lautet der Projekttitel?" \d &lt;Projekttitel&gt;  \* MERGEFORMAT </w:instrText>
                            </w:r>
                            <w:r w:rsidRPr="00B8642E">
                              <w:fldChar w:fldCharType="separate"/>
                            </w:r>
                            <w:r w:rsidRPr="00B8642E">
                              <w:t>fsdfdsf</w:t>
                            </w:r>
                            <w:r w:rsidRPr="00B8642E">
                              <w:fldChar w:fldCharType="end"/>
                            </w:r>
                            <w:r w:rsidRPr="00B8642E">
                              <w:fldChar w:fldCharType="begin"/>
                            </w:r>
                            <w:r w:rsidRPr="00B8642E">
                              <w:instrText xml:space="preserve"> ASK  Projekttitel "Wie lautet der Name des Projekts?" \d &lt;Projekttitel&gt;  \* MERGEFORMAT </w:instrText>
                            </w:r>
                            <w:r w:rsidRPr="00B8642E">
                              <w:fldChar w:fldCharType="separate"/>
                            </w:r>
                            <w:r w:rsidRPr="00B8642E">
                              <w:t>sdfsdfsdf</w:t>
                            </w:r>
                            <w:r w:rsidRPr="00B8642E">
                              <w:fldChar w:fldCharType="end"/>
                            </w:r>
                          </w:p>
                          <w:p w14:paraId="7224B93C" w14:textId="77777777" w:rsidR="00FA6093" w:rsidRDefault="00FA6093" w:rsidP="0093473B">
                            <w:pPr>
                              <w:pStyle w:val="TitelTitelseite20ptTH"/>
                              <w:spacing w:after="480"/>
                            </w:pPr>
                            <w:bookmarkStart w:id="3" w:name="_Toc529176786"/>
                            <w:bookmarkStart w:id="4" w:name="_Toc529177542"/>
                            <w:bookmarkStart w:id="5" w:name="_Toc532316530"/>
                            <w:r>
                              <w:t>Systemarchitektur</w:t>
                            </w:r>
                            <w:bookmarkEnd w:id="3"/>
                            <w:bookmarkEnd w:id="4"/>
                            <w:bookmarkEnd w:id="5"/>
                          </w:p>
                          <w:p w14:paraId="05E335A0" w14:textId="39A33862" w:rsidR="00FA6093" w:rsidRPr="0093473B" w:rsidRDefault="00FA6093" w:rsidP="0093473B">
                            <w:pPr>
                              <w:pStyle w:val="FlietextTH"/>
                              <w:rPr>
                                <w:rStyle w:val="fettTH"/>
                                <w:b w:val="0"/>
                              </w:rPr>
                            </w:pPr>
                            <w:r w:rsidRPr="0093473B">
                              <w:t>Autor</w:t>
                            </w:r>
                            <w:r>
                              <w:t>(en)</w:t>
                            </w:r>
                            <w:r w:rsidRPr="0093473B">
                              <w:t xml:space="preserve">: </w:t>
                            </w:r>
                            <w:r>
                              <w:tab/>
                            </w:r>
                            <w:r w:rsidRPr="00BD1AB4">
                              <w:rPr>
                                <w:rStyle w:val="fettTH"/>
                              </w:rPr>
                              <w:t xml:space="preserve">Fahri Kus, Matthias Eberlein, Simon </w:t>
                            </w:r>
                            <w:proofErr w:type="spellStart"/>
                            <w:r w:rsidRPr="00BD1AB4">
                              <w:rPr>
                                <w:rStyle w:val="fettTH"/>
                              </w:rPr>
                              <w:t>Kreuziger</w:t>
                            </w:r>
                            <w:proofErr w:type="spellEnd"/>
                            <w:r w:rsidRPr="00BD1AB4">
                              <w:rPr>
                                <w:rStyle w:val="fettTH"/>
                              </w:rPr>
                              <w:t>, Florian Heinrich</w:t>
                            </w:r>
                          </w:p>
                          <w:p w14:paraId="788CF44B" w14:textId="40C50DF0" w:rsidR="00FA6093" w:rsidRDefault="00FA6093" w:rsidP="0093473B">
                            <w:pPr>
                              <w:pStyle w:val="FlietextTH"/>
                            </w:pPr>
                            <w:r>
                              <w:t xml:space="preserve">Datum </w:t>
                            </w:r>
                            <w:r>
                              <w:tab/>
                            </w:r>
                            <w:r>
                              <w:tab/>
                              <w:t>1</w:t>
                            </w:r>
                            <w:ins w:id="6" w:author="Florian" w:date="2018-12-11T18:28:00Z">
                              <w:r w:rsidR="000E18E9">
                                <w:t>1</w:t>
                              </w:r>
                            </w:ins>
                            <w:del w:id="7" w:author="Florian" w:date="2018-12-11T18:28:00Z">
                              <w:r w:rsidDel="000E18E9">
                                <w:delText>2</w:delText>
                              </w:r>
                            </w:del>
                            <w:r>
                              <w:t>.1</w:t>
                            </w:r>
                            <w:ins w:id="8" w:author="Florian" w:date="2018-12-11T18:28:00Z">
                              <w:r w:rsidR="000E18E9">
                                <w:t>2</w:t>
                              </w:r>
                            </w:ins>
                            <w:del w:id="9" w:author="Florian" w:date="2018-12-11T18:28:00Z">
                              <w:r w:rsidDel="000E18E9">
                                <w:delText>1</w:delText>
                              </w:r>
                            </w:del>
                            <w:r>
                              <w:t>.2018</w:t>
                            </w:r>
                          </w:p>
                          <w:p w14:paraId="5284D1CA" w14:textId="1C19B7BE" w:rsidR="00FA6093" w:rsidRPr="00762CD7" w:rsidRDefault="00FA6093" w:rsidP="0093473B">
                            <w:pPr>
                              <w:pStyle w:val="FlietextTH"/>
                            </w:pPr>
                            <w:r>
                              <w:t xml:space="preserve">Version </w:t>
                            </w:r>
                            <w:r>
                              <w:tab/>
                              <w:t>1.1</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7610A85" id="_x0000_t202" coordsize="21600,21600" o:spt="202" path="m,l,21600r21600,l21600,xe">
                <v:stroke joinstyle="miter"/>
                <v:path gradientshapeok="t" o:connecttype="rect"/>
              </v:shapetype>
              <v:shape id="Textfeld 9" o:spid="_x0000_s1026" type="#_x0000_t202" style="position:absolute;margin-left:74.45pt;margin-top:141.45pt;width:433.5pt;height:152.55pt;z-index:-251657728;visibility:visible;mso-wrap-style:square;mso-width-percent:0;mso-height-percent:0;mso-wrap-distance-left:9pt;mso-wrap-distance-top:170.1pt;mso-wrap-distance-right:9pt;mso-wrap-distance-bottom:510.3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" filled="f" stroked="f">
                <v:textbox style="mso-fit-shape-to-text:t" inset="0,0,0,0">
                  <w:txbxContent>
                    <w:p w14:paraId="311FB1B6" w14:textId="77777777" w:rsidR="00FA6093" w:rsidRDefault="00FA6093" w:rsidP="0093473B">
                      <w:pPr>
                        <w:pStyle w:val="DachzeileTitelseiteTH"/>
                      </w:pPr>
                      <w:r>
                        <w:t>Systementwurfs-Praktikum</w:t>
                      </w:r>
                    </w:p>
                    <w:p w14:paraId="27F1610B" w14:textId="3E1CB1E1" w:rsidR="00FA6093" w:rsidRPr="00B8642E" w:rsidRDefault="00FA6093" w:rsidP="0093473B">
                      <w:pPr>
                        <w:pStyle w:val="TitelTitelseite20ptTH"/>
                        <w:spacing w:after="480"/>
                      </w:pPr>
                      <w:bookmarkStart w:id="10" w:name="_Toc532316529"/>
                      <w:r w:rsidRPr="00C116C0">
                        <w:rPr>
                          <w:b/>
                        </w:rPr>
                        <w:t>driving-e-car.de</w:t>
                      </w:r>
                      <w:bookmarkEnd w:id="10"/>
                      <w:r w:rsidRPr="00B8642E">
                        <w:fldChar w:fldCharType="begin"/>
                      </w:r>
                      <w:r w:rsidRPr="00B8642E">
                        <w:instrText xml:space="preserve"> ASK  Projekttitel "Wie lautet der Projekttitel?" \d &lt;Projekttitel&gt;  \* MERGEFORMAT </w:instrText>
                      </w:r>
                      <w:r w:rsidRPr="00B8642E">
                        <w:fldChar w:fldCharType="separate"/>
                      </w:r>
                      <w:r w:rsidRPr="00B8642E">
                        <w:t>fsdfdsf</w:t>
                      </w:r>
                      <w:r w:rsidRPr="00B8642E">
                        <w:fldChar w:fldCharType="end"/>
                      </w:r>
                      <w:r w:rsidRPr="00B8642E">
                        <w:fldChar w:fldCharType="begin"/>
                      </w:r>
                      <w:r w:rsidRPr="00B8642E">
                        <w:instrText xml:space="preserve"> ASK  Projekttitel "Wie lautet der Name des Projekts?" \d &lt;Projekttitel&gt;  \* MERGEFORMAT </w:instrText>
                      </w:r>
                      <w:r w:rsidRPr="00B8642E">
                        <w:fldChar w:fldCharType="separate"/>
                      </w:r>
                      <w:r w:rsidRPr="00B8642E">
                        <w:t>sdfsdfsdf</w:t>
                      </w:r>
                      <w:r w:rsidRPr="00B8642E">
                        <w:fldChar w:fldCharType="end"/>
                      </w:r>
                    </w:p>
                    <w:p w14:paraId="7224B93C" w14:textId="77777777" w:rsidR="00FA6093" w:rsidRDefault="00FA6093" w:rsidP="0093473B">
                      <w:pPr>
                        <w:pStyle w:val="TitelTitelseite20ptTH"/>
                        <w:spacing w:after="480"/>
                      </w:pPr>
                      <w:bookmarkStart w:id="11" w:name="_Toc529176786"/>
                      <w:bookmarkStart w:id="12" w:name="_Toc529177542"/>
                      <w:bookmarkStart w:id="13" w:name="_Toc532316530"/>
                      <w:r>
                        <w:t>Systemarchitektur</w:t>
                      </w:r>
                      <w:bookmarkEnd w:id="11"/>
                      <w:bookmarkEnd w:id="12"/>
                      <w:bookmarkEnd w:id="13"/>
                    </w:p>
                    <w:p w14:paraId="05E335A0" w14:textId="39A33862" w:rsidR="00FA6093" w:rsidRPr="0093473B" w:rsidRDefault="00FA6093" w:rsidP="0093473B">
                      <w:pPr>
                        <w:pStyle w:val="FlietextTH"/>
                        <w:rPr>
                          <w:rStyle w:val="fettTH"/>
                          <w:b w:val="0"/>
                        </w:rPr>
                      </w:pPr>
                      <w:r w:rsidRPr="0093473B">
                        <w:t>Autor</w:t>
                      </w:r>
                      <w:r>
                        <w:t>(en)</w:t>
                      </w:r>
                      <w:r w:rsidRPr="0093473B">
                        <w:t xml:space="preserve">: </w:t>
                      </w:r>
                      <w:r>
                        <w:tab/>
                      </w:r>
                      <w:r w:rsidRPr="00BD1AB4">
                        <w:rPr>
                          <w:rStyle w:val="fettTH"/>
                        </w:rPr>
                        <w:t xml:space="preserve">Fahri Kus, Matthias Eberlein, Simon </w:t>
                      </w:r>
                      <w:proofErr w:type="spellStart"/>
                      <w:r w:rsidRPr="00BD1AB4">
                        <w:rPr>
                          <w:rStyle w:val="fettTH"/>
                        </w:rPr>
                        <w:t>Kreuziger</w:t>
                      </w:r>
                      <w:proofErr w:type="spellEnd"/>
                      <w:r w:rsidRPr="00BD1AB4">
                        <w:rPr>
                          <w:rStyle w:val="fettTH"/>
                        </w:rPr>
                        <w:t>, Florian Heinrich</w:t>
                      </w:r>
                    </w:p>
                    <w:p w14:paraId="788CF44B" w14:textId="40C50DF0" w:rsidR="00FA6093" w:rsidRDefault="00FA6093" w:rsidP="0093473B">
                      <w:pPr>
                        <w:pStyle w:val="FlietextTH"/>
                      </w:pPr>
                      <w:r>
                        <w:t xml:space="preserve">Datum </w:t>
                      </w:r>
                      <w:r>
                        <w:tab/>
                      </w:r>
                      <w:r>
                        <w:tab/>
                        <w:t>1</w:t>
                      </w:r>
                      <w:ins w:id="14" w:author="Florian" w:date="2018-12-11T18:28:00Z">
                        <w:r w:rsidR="000E18E9">
                          <w:t>1</w:t>
                        </w:r>
                      </w:ins>
                      <w:del w:id="15" w:author="Florian" w:date="2018-12-11T18:28:00Z">
                        <w:r w:rsidDel="000E18E9">
                          <w:delText>2</w:delText>
                        </w:r>
                      </w:del>
                      <w:r>
                        <w:t>.1</w:t>
                      </w:r>
                      <w:ins w:id="16" w:author="Florian" w:date="2018-12-11T18:28:00Z">
                        <w:r w:rsidR="000E18E9">
                          <w:t>2</w:t>
                        </w:r>
                      </w:ins>
                      <w:del w:id="17" w:author="Florian" w:date="2018-12-11T18:28:00Z">
                        <w:r w:rsidDel="000E18E9">
                          <w:delText>1</w:delText>
                        </w:r>
                      </w:del>
                      <w:r>
                        <w:t>.2018</w:t>
                      </w:r>
                    </w:p>
                    <w:p w14:paraId="5284D1CA" w14:textId="1C19B7BE" w:rsidR="00FA6093" w:rsidRPr="00762CD7" w:rsidRDefault="00FA6093" w:rsidP="0093473B">
                      <w:pPr>
                        <w:pStyle w:val="FlietextTH"/>
                      </w:pPr>
                      <w:r>
                        <w:t xml:space="preserve">Version </w:t>
                      </w:r>
                      <w:r>
                        <w:tab/>
                        <w:t>1.1</w:t>
                      </w:r>
                    </w:p>
                  </w:txbxContent>
                </v:textbox>
                <w10:wrap type="topAndBottom" anchorx="page" anchory="page"/>
                <w10:anchorlock/>
              </v:shape>
            </w:pict>
          </mc:Fallback>
        </mc:AlternateContent>
      </w:r>
      <w:r w:rsidR="00910F74" w:rsidRPr="00910F74">
        <w:br w:type="page"/>
      </w:r>
    </w:p>
    <w:bookmarkStart w:id="18" w:name="_Toc529177543" w:displacedByCustomXml="next"/>
    <w:bookmarkStart w:id="19" w:name="_Toc532316531" w:displacedByCustomXml="next"/>
    <w:sdt>
      <w:sdtPr>
        <w:rPr>
          <w:rFonts w:eastAsia="Times New Roman" w:cs="Times New Roman"/>
          <w:color w:val="auto"/>
          <w:kern w:val="0"/>
          <w:sz w:val="20"/>
          <w:szCs w:val="20"/>
        </w:rPr>
        <w:id w:val="564382499"/>
        <w:docPartObj>
          <w:docPartGallery w:val="Table of Contents"/>
          <w:docPartUnique/>
        </w:docPartObj>
      </w:sdtPr>
      <w:sdtEndPr>
        <w:rPr>
          <w:b/>
          <w:bCs/>
          <w:noProof/>
        </w:rPr>
      </w:sdtEndPr>
      <w:sdtContent>
        <w:bookmarkEnd w:id="18" w:displacedByCustomXml="prev"/>
        <w:p w14:paraId="28A5D54C" w14:textId="04BEA478" w:rsidR="00B117D0" w:rsidRDefault="00B117D0">
          <w:pPr>
            <w:pStyle w:val="TOCHeading"/>
            <w:spacing w:after="240"/>
          </w:pPr>
          <w:r>
            <w:t>Inhalt</w:t>
          </w:r>
          <w:bookmarkEnd w:id="19"/>
        </w:p>
        <w:p w14:paraId="4A9E045C" w14:textId="5F638E65" w:rsidR="00870BE5" w:rsidRDefault="00B117D0">
          <w:pPr>
            <w:pStyle w:val="TOC1"/>
            <w:rPr>
              <w:ins w:id="20" w:author="Florian" w:date="2018-12-11T18:33:00Z"/>
              <w:rFonts w:asciiTheme="minorHAnsi" w:eastAsiaTheme="minorEastAsia" w:hAnsiTheme="minorHAnsi" w:cstheme="minorBidi"/>
              <w:b w:val="0"/>
              <w:color w:val="auto"/>
              <w:sz w:val="22"/>
              <w:szCs w:val="22"/>
              <w:lang w:val="en-DE" w:eastAsia="en-DE"/>
            </w:rPr>
          </w:pPr>
          <w:r>
            <w:rPr>
              <w:bCs/>
            </w:rPr>
            <w:fldChar w:fldCharType="begin"/>
          </w:r>
          <w:r>
            <w:rPr>
              <w:bCs/>
            </w:rPr>
            <w:instrText xml:space="preserve"> TOC \o "1-3" \h \z \u </w:instrText>
          </w:r>
          <w:r>
            <w:rPr>
              <w:bCs/>
            </w:rPr>
            <w:fldChar w:fldCharType="separate"/>
          </w:r>
          <w:ins w:id="21" w:author="Florian" w:date="2018-12-11T18:33:00Z">
            <w:r w:rsidR="00870BE5" w:rsidRPr="00420F5D">
              <w:rPr>
                <w:rStyle w:val="Hyperlink"/>
              </w:rPr>
              <w:fldChar w:fldCharType="begin"/>
            </w:r>
            <w:r w:rsidR="00870BE5" w:rsidRPr="00420F5D">
              <w:rPr>
                <w:rStyle w:val="Hyperlink"/>
              </w:rPr>
              <w:instrText xml:space="preserve"> </w:instrText>
            </w:r>
            <w:r w:rsidR="00870BE5">
              <w:instrText>HYPERLINK \l "_Toc532316533"</w:instrText>
            </w:r>
            <w:r w:rsidR="00870BE5" w:rsidRPr="00420F5D">
              <w:rPr>
                <w:rStyle w:val="Hyperlink"/>
              </w:rPr>
              <w:instrText xml:space="preserve"> </w:instrText>
            </w:r>
            <w:r w:rsidR="00870BE5" w:rsidRPr="00420F5D">
              <w:rPr>
                <w:rStyle w:val="Hyperlink"/>
              </w:rPr>
            </w:r>
            <w:r w:rsidR="00870BE5" w:rsidRPr="00420F5D">
              <w:rPr>
                <w:rStyle w:val="Hyperlink"/>
              </w:rPr>
              <w:fldChar w:fldCharType="separate"/>
            </w:r>
            <w:r w:rsidR="00870BE5" w:rsidRPr="00420F5D">
              <w:rPr>
                <w:rStyle w:val="Hyperlink"/>
              </w:rPr>
              <w:t>1</w:t>
            </w:r>
            <w:r w:rsidR="00870BE5">
              <w:rPr>
                <w:rFonts w:asciiTheme="minorHAnsi" w:eastAsiaTheme="minorEastAsia" w:hAnsiTheme="minorHAnsi" w:cstheme="minorBidi"/>
                <w:b w:val="0"/>
                <w:color w:val="auto"/>
                <w:sz w:val="22"/>
                <w:szCs w:val="22"/>
                <w:lang w:val="en-DE" w:eastAsia="en-DE"/>
              </w:rPr>
              <w:tab/>
            </w:r>
            <w:r w:rsidR="00870BE5" w:rsidRPr="00420F5D">
              <w:rPr>
                <w:rStyle w:val="Hyperlink"/>
              </w:rPr>
              <w:t>Datenschema</w:t>
            </w:r>
            <w:r w:rsidR="00870BE5">
              <w:rPr>
                <w:webHidden/>
              </w:rPr>
              <w:tab/>
            </w:r>
            <w:r w:rsidR="00870BE5">
              <w:rPr>
                <w:webHidden/>
              </w:rPr>
              <w:fldChar w:fldCharType="begin"/>
            </w:r>
            <w:r w:rsidR="00870BE5">
              <w:rPr>
                <w:webHidden/>
              </w:rPr>
              <w:instrText xml:space="preserve"> PAGEREF _Toc532316533 \h </w:instrText>
            </w:r>
            <w:r w:rsidR="00870BE5">
              <w:rPr>
                <w:webHidden/>
              </w:rPr>
            </w:r>
          </w:ins>
          <w:r w:rsidR="00870BE5">
            <w:rPr>
              <w:webHidden/>
            </w:rPr>
            <w:fldChar w:fldCharType="separate"/>
          </w:r>
          <w:ins w:id="22" w:author="Florian" w:date="2018-12-11T18:35:00Z">
            <w:r w:rsidR="00870BE5">
              <w:rPr>
                <w:webHidden/>
              </w:rPr>
              <w:t>3</w:t>
            </w:r>
          </w:ins>
          <w:ins w:id="23" w:author="Florian" w:date="2018-12-11T18:33:00Z">
            <w:r w:rsidR="00870BE5">
              <w:rPr>
                <w:webHidden/>
              </w:rPr>
              <w:fldChar w:fldCharType="end"/>
            </w:r>
            <w:r w:rsidR="00870BE5" w:rsidRPr="00420F5D">
              <w:rPr>
                <w:rStyle w:val="Hyperlink"/>
              </w:rPr>
              <w:fldChar w:fldCharType="end"/>
            </w:r>
          </w:ins>
        </w:p>
        <w:p w14:paraId="2B1A0FC5" w14:textId="735815B4" w:rsidR="00870BE5" w:rsidRDefault="00870BE5">
          <w:pPr>
            <w:pStyle w:val="TOC1"/>
            <w:rPr>
              <w:ins w:id="24" w:author="Florian" w:date="2018-12-11T18:33:00Z"/>
              <w:rFonts w:asciiTheme="minorHAnsi" w:eastAsiaTheme="minorEastAsia" w:hAnsiTheme="minorHAnsi" w:cstheme="minorBidi"/>
              <w:b w:val="0"/>
              <w:color w:val="auto"/>
              <w:sz w:val="22"/>
              <w:szCs w:val="22"/>
              <w:lang w:val="en-DE" w:eastAsia="en-DE"/>
            </w:rPr>
          </w:pPr>
          <w:ins w:id="25" w:author="Florian" w:date="2018-12-11T18:33:00Z">
            <w:r w:rsidRPr="00420F5D">
              <w:rPr>
                <w:rStyle w:val="Hyperlink"/>
              </w:rPr>
              <w:fldChar w:fldCharType="begin"/>
            </w:r>
            <w:r w:rsidRPr="00420F5D">
              <w:rPr>
                <w:rStyle w:val="Hyperlink"/>
              </w:rPr>
              <w:instrText xml:space="preserve"> </w:instrText>
            </w:r>
            <w:r>
              <w:instrText>HYPERLINK \l "_Toc532316534"</w:instrText>
            </w:r>
            <w:r w:rsidRPr="00420F5D">
              <w:rPr>
                <w:rStyle w:val="Hyperlink"/>
              </w:rPr>
              <w:instrText xml:space="preserve"> </w:instrText>
            </w:r>
            <w:r w:rsidRPr="00420F5D">
              <w:rPr>
                <w:rStyle w:val="Hyperlink"/>
              </w:rPr>
            </w:r>
            <w:r w:rsidRPr="00420F5D">
              <w:rPr>
                <w:rStyle w:val="Hyperlink"/>
              </w:rPr>
              <w:fldChar w:fldCharType="separate"/>
            </w:r>
            <w:r w:rsidRPr="00420F5D">
              <w:rPr>
                <w:rStyle w:val="Hyperlink"/>
              </w:rPr>
              <w:t>2</w:t>
            </w:r>
            <w:r>
              <w:rPr>
                <w:rFonts w:asciiTheme="minorHAnsi" w:eastAsiaTheme="minorEastAsia" w:hAnsiTheme="minorHAnsi" w:cstheme="minorBidi"/>
                <w:b w:val="0"/>
                <w:color w:val="auto"/>
                <w:sz w:val="22"/>
                <w:szCs w:val="22"/>
                <w:lang w:val="en-DE" w:eastAsia="en-DE"/>
              </w:rPr>
              <w:tab/>
            </w:r>
            <w:r w:rsidRPr="00420F5D">
              <w:rPr>
                <w:rStyle w:val="Hyperlink"/>
              </w:rPr>
              <w:t>Komponentenarchitektur (Bausteinsicht)</w:t>
            </w:r>
            <w:r>
              <w:rPr>
                <w:webHidden/>
              </w:rPr>
              <w:tab/>
            </w:r>
            <w:r>
              <w:rPr>
                <w:webHidden/>
              </w:rPr>
              <w:fldChar w:fldCharType="begin"/>
            </w:r>
            <w:r>
              <w:rPr>
                <w:webHidden/>
              </w:rPr>
              <w:instrText xml:space="preserve"> PAGEREF _Toc532316534 \h </w:instrText>
            </w:r>
            <w:r>
              <w:rPr>
                <w:webHidden/>
              </w:rPr>
            </w:r>
          </w:ins>
          <w:r>
            <w:rPr>
              <w:webHidden/>
            </w:rPr>
            <w:fldChar w:fldCharType="separate"/>
          </w:r>
          <w:ins w:id="26" w:author="Florian" w:date="2018-12-11T18:35:00Z">
            <w:r>
              <w:rPr>
                <w:webHidden/>
              </w:rPr>
              <w:t>4</w:t>
            </w:r>
          </w:ins>
          <w:ins w:id="27" w:author="Florian" w:date="2018-12-11T18:33:00Z">
            <w:r>
              <w:rPr>
                <w:webHidden/>
              </w:rPr>
              <w:fldChar w:fldCharType="end"/>
            </w:r>
            <w:r w:rsidRPr="00420F5D">
              <w:rPr>
                <w:rStyle w:val="Hyperlink"/>
              </w:rPr>
              <w:fldChar w:fldCharType="end"/>
            </w:r>
          </w:ins>
        </w:p>
        <w:p w14:paraId="21DBC3F2" w14:textId="298233F7" w:rsidR="00870BE5" w:rsidRDefault="00870BE5">
          <w:pPr>
            <w:pStyle w:val="TOC2"/>
            <w:rPr>
              <w:ins w:id="28" w:author="Florian" w:date="2018-12-11T18:33:00Z"/>
              <w:rFonts w:asciiTheme="minorHAnsi" w:eastAsiaTheme="minorEastAsia" w:hAnsiTheme="minorHAnsi" w:cstheme="minorBidi"/>
              <w:color w:val="auto"/>
              <w:sz w:val="22"/>
              <w:szCs w:val="22"/>
              <w:lang w:val="en-DE" w:eastAsia="en-DE"/>
            </w:rPr>
          </w:pPr>
          <w:ins w:id="29" w:author="Florian" w:date="2018-12-11T18:33:00Z">
            <w:r w:rsidRPr="00420F5D">
              <w:rPr>
                <w:rStyle w:val="Hyperlink"/>
              </w:rPr>
              <w:fldChar w:fldCharType="begin"/>
            </w:r>
            <w:r w:rsidRPr="00420F5D">
              <w:rPr>
                <w:rStyle w:val="Hyperlink"/>
              </w:rPr>
              <w:instrText xml:space="preserve"> </w:instrText>
            </w:r>
            <w:r>
              <w:instrText>HYPERLINK \l "_Toc532316535"</w:instrText>
            </w:r>
            <w:r w:rsidRPr="00420F5D">
              <w:rPr>
                <w:rStyle w:val="Hyperlink"/>
              </w:rPr>
              <w:instrText xml:space="preserve"> </w:instrText>
            </w:r>
            <w:r w:rsidRPr="00420F5D">
              <w:rPr>
                <w:rStyle w:val="Hyperlink"/>
              </w:rPr>
            </w:r>
            <w:r w:rsidRPr="00420F5D">
              <w:rPr>
                <w:rStyle w:val="Hyperlink"/>
              </w:rPr>
              <w:fldChar w:fldCharType="separate"/>
            </w:r>
            <w:r w:rsidRPr="00420F5D">
              <w:rPr>
                <w:rStyle w:val="Hyperlink"/>
              </w:rPr>
              <w:t>2.1</w:t>
            </w:r>
            <w:r>
              <w:rPr>
                <w:rFonts w:asciiTheme="minorHAnsi" w:eastAsiaTheme="minorEastAsia" w:hAnsiTheme="minorHAnsi" w:cstheme="minorBidi"/>
                <w:color w:val="auto"/>
                <w:sz w:val="22"/>
                <w:szCs w:val="22"/>
                <w:lang w:val="en-DE" w:eastAsia="en-DE"/>
              </w:rPr>
              <w:tab/>
            </w:r>
            <w:r w:rsidRPr="00420F5D">
              <w:rPr>
                <w:rStyle w:val="Hyperlink"/>
              </w:rPr>
              <w:t>Sequenzdiagramm zur RESTful API</w:t>
            </w:r>
            <w:r>
              <w:rPr>
                <w:webHidden/>
              </w:rPr>
              <w:tab/>
            </w:r>
            <w:r>
              <w:rPr>
                <w:webHidden/>
              </w:rPr>
              <w:fldChar w:fldCharType="begin"/>
            </w:r>
            <w:r>
              <w:rPr>
                <w:webHidden/>
              </w:rPr>
              <w:instrText xml:space="preserve"> PAGEREF _Toc532316535 \h </w:instrText>
            </w:r>
            <w:r>
              <w:rPr>
                <w:webHidden/>
              </w:rPr>
            </w:r>
          </w:ins>
          <w:r>
            <w:rPr>
              <w:webHidden/>
            </w:rPr>
            <w:fldChar w:fldCharType="separate"/>
          </w:r>
          <w:ins w:id="30" w:author="Florian" w:date="2018-12-11T18:35:00Z">
            <w:r>
              <w:rPr>
                <w:webHidden/>
              </w:rPr>
              <w:t>6</w:t>
            </w:r>
          </w:ins>
          <w:ins w:id="31" w:author="Florian" w:date="2018-12-11T18:33:00Z">
            <w:r>
              <w:rPr>
                <w:webHidden/>
              </w:rPr>
              <w:fldChar w:fldCharType="end"/>
            </w:r>
            <w:r w:rsidRPr="00420F5D">
              <w:rPr>
                <w:rStyle w:val="Hyperlink"/>
              </w:rPr>
              <w:fldChar w:fldCharType="end"/>
            </w:r>
          </w:ins>
        </w:p>
        <w:p w14:paraId="06F8EA6B" w14:textId="2593365C" w:rsidR="00870BE5" w:rsidRDefault="00870BE5">
          <w:pPr>
            <w:pStyle w:val="TOC1"/>
            <w:rPr>
              <w:ins w:id="32" w:author="Florian" w:date="2018-12-11T18:33:00Z"/>
              <w:rFonts w:asciiTheme="minorHAnsi" w:eastAsiaTheme="minorEastAsia" w:hAnsiTheme="minorHAnsi" w:cstheme="minorBidi"/>
              <w:b w:val="0"/>
              <w:color w:val="auto"/>
              <w:sz w:val="22"/>
              <w:szCs w:val="22"/>
              <w:lang w:val="en-DE" w:eastAsia="en-DE"/>
            </w:rPr>
          </w:pPr>
          <w:ins w:id="33" w:author="Florian" w:date="2018-12-11T18:33:00Z">
            <w:r w:rsidRPr="00420F5D">
              <w:rPr>
                <w:rStyle w:val="Hyperlink"/>
              </w:rPr>
              <w:fldChar w:fldCharType="begin"/>
            </w:r>
            <w:r w:rsidRPr="00420F5D">
              <w:rPr>
                <w:rStyle w:val="Hyperlink"/>
              </w:rPr>
              <w:instrText xml:space="preserve"> </w:instrText>
            </w:r>
            <w:r>
              <w:instrText>HYPERLINK \l "_Toc532316536"</w:instrText>
            </w:r>
            <w:r w:rsidRPr="00420F5D">
              <w:rPr>
                <w:rStyle w:val="Hyperlink"/>
              </w:rPr>
              <w:instrText xml:space="preserve"> </w:instrText>
            </w:r>
            <w:r w:rsidRPr="00420F5D">
              <w:rPr>
                <w:rStyle w:val="Hyperlink"/>
              </w:rPr>
            </w:r>
            <w:r w:rsidRPr="00420F5D">
              <w:rPr>
                <w:rStyle w:val="Hyperlink"/>
              </w:rPr>
              <w:fldChar w:fldCharType="separate"/>
            </w:r>
            <w:r w:rsidRPr="00420F5D">
              <w:rPr>
                <w:rStyle w:val="Hyperlink"/>
              </w:rPr>
              <w:t>3</w:t>
            </w:r>
            <w:r>
              <w:rPr>
                <w:rFonts w:asciiTheme="minorHAnsi" w:eastAsiaTheme="minorEastAsia" w:hAnsiTheme="minorHAnsi" w:cstheme="minorBidi"/>
                <w:b w:val="0"/>
                <w:color w:val="auto"/>
                <w:sz w:val="22"/>
                <w:szCs w:val="22"/>
                <w:lang w:val="en-DE" w:eastAsia="en-DE"/>
              </w:rPr>
              <w:tab/>
            </w:r>
            <w:r w:rsidRPr="00420F5D">
              <w:rPr>
                <w:rStyle w:val="Hyperlink"/>
              </w:rPr>
              <w:t>Komponentenspezifikation</w:t>
            </w:r>
            <w:r>
              <w:rPr>
                <w:webHidden/>
              </w:rPr>
              <w:tab/>
            </w:r>
            <w:r>
              <w:rPr>
                <w:webHidden/>
              </w:rPr>
              <w:fldChar w:fldCharType="begin"/>
            </w:r>
            <w:r>
              <w:rPr>
                <w:webHidden/>
              </w:rPr>
              <w:instrText xml:space="preserve"> PAGEREF _Toc532316536 \h </w:instrText>
            </w:r>
            <w:r>
              <w:rPr>
                <w:webHidden/>
              </w:rPr>
            </w:r>
          </w:ins>
          <w:r>
            <w:rPr>
              <w:webHidden/>
            </w:rPr>
            <w:fldChar w:fldCharType="separate"/>
          </w:r>
          <w:ins w:id="34" w:author="Florian" w:date="2018-12-11T18:35:00Z">
            <w:r>
              <w:rPr>
                <w:webHidden/>
              </w:rPr>
              <w:t>7</w:t>
            </w:r>
          </w:ins>
          <w:ins w:id="35" w:author="Florian" w:date="2018-12-11T18:33:00Z">
            <w:r>
              <w:rPr>
                <w:webHidden/>
              </w:rPr>
              <w:fldChar w:fldCharType="end"/>
            </w:r>
            <w:r w:rsidRPr="00420F5D">
              <w:rPr>
                <w:rStyle w:val="Hyperlink"/>
              </w:rPr>
              <w:fldChar w:fldCharType="end"/>
            </w:r>
          </w:ins>
        </w:p>
        <w:p w14:paraId="0065AE3D" w14:textId="615570EB" w:rsidR="00870BE5" w:rsidRDefault="00870BE5">
          <w:pPr>
            <w:pStyle w:val="TOC1"/>
            <w:rPr>
              <w:ins w:id="36" w:author="Florian" w:date="2018-12-11T18:33:00Z"/>
              <w:rFonts w:asciiTheme="minorHAnsi" w:eastAsiaTheme="minorEastAsia" w:hAnsiTheme="minorHAnsi" w:cstheme="minorBidi"/>
              <w:b w:val="0"/>
              <w:color w:val="auto"/>
              <w:sz w:val="22"/>
              <w:szCs w:val="22"/>
              <w:lang w:val="en-DE" w:eastAsia="en-DE"/>
            </w:rPr>
          </w:pPr>
          <w:ins w:id="37" w:author="Florian" w:date="2018-12-11T18:33:00Z">
            <w:r w:rsidRPr="00420F5D">
              <w:rPr>
                <w:rStyle w:val="Hyperlink"/>
              </w:rPr>
              <w:fldChar w:fldCharType="begin"/>
            </w:r>
            <w:r w:rsidRPr="00420F5D">
              <w:rPr>
                <w:rStyle w:val="Hyperlink"/>
              </w:rPr>
              <w:instrText xml:space="preserve"> </w:instrText>
            </w:r>
            <w:r>
              <w:instrText>HYPERLINK \l "_Toc532316583"</w:instrText>
            </w:r>
            <w:r w:rsidRPr="00420F5D">
              <w:rPr>
                <w:rStyle w:val="Hyperlink"/>
              </w:rPr>
              <w:instrText xml:space="preserve"> </w:instrText>
            </w:r>
            <w:r w:rsidRPr="00420F5D">
              <w:rPr>
                <w:rStyle w:val="Hyperlink"/>
              </w:rPr>
            </w:r>
            <w:r w:rsidRPr="00420F5D">
              <w:rPr>
                <w:rStyle w:val="Hyperlink"/>
              </w:rPr>
              <w:fldChar w:fldCharType="separate"/>
            </w:r>
            <w:r w:rsidRPr="00420F5D">
              <w:rPr>
                <w:rStyle w:val="Hyperlink"/>
              </w:rPr>
              <w:t>4</w:t>
            </w:r>
            <w:r>
              <w:rPr>
                <w:rFonts w:asciiTheme="minorHAnsi" w:eastAsiaTheme="minorEastAsia" w:hAnsiTheme="minorHAnsi" w:cstheme="minorBidi"/>
                <w:b w:val="0"/>
                <w:color w:val="auto"/>
                <w:sz w:val="22"/>
                <w:szCs w:val="22"/>
                <w:lang w:val="en-DE" w:eastAsia="en-DE"/>
              </w:rPr>
              <w:tab/>
            </w:r>
            <w:r w:rsidRPr="00420F5D">
              <w:rPr>
                <w:rStyle w:val="Hyperlink"/>
              </w:rPr>
              <w:t>Komponentenverteilung</w:t>
            </w:r>
            <w:r>
              <w:rPr>
                <w:webHidden/>
              </w:rPr>
              <w:tab/>
            </w:r>
            <w:r>
              <w:rPr>
                <w:webHidden/>
              </w:rPr>
              <w:fldChar w:fldCharType="begin"/>
            </w:r>
            <w:r>
              <w:rPr>
                <w:webHidden/>
              </w:rPr>
              <w:instrText xml:space="preserve"> PAGEREF _Toc532316583 \h </w:instrText>
            </w:r>
            <w:r>
              <w:rPr>
                <w:webHidden/>
              </w:rPr>
            </w:r>
          </w:ins>
          <w:r>
            <w:rPr>
              <w:webHidden/>
            </w:rPr>
            <w:fldChar w:fldCharType="separate"/>
          </w:r>
          <w:ins w:id="38" w:author="Florian" w:date="2018-12-11T18:35:00Z">
            <w:r>
              <w:rPr>
                <w:webHidden/>
              </w:rPr>
              <w:t>16</w:t>
            </w:r>
          </w:ins>
          <w:ins w:id="39" w:author="Florian" w:date="2018-12-11T18:33:00Z">
            <w:r>
              <w:rPr>
                <w:webHidden/>
              </w:rPr>
              <w:fldChar w:fldCharType="end"/>
            </w:r>
            <w:r w:rsidRPr="00420F5D">
              <w:rPr>
                <w:rStyle w:val="Hyperlink"/>
              </w:rPr>
              <w:fldChar w:fldCharType="end"/>
            </w:r>
          </w:ins>
        </w:p>
        <w:p w14:paraId="4D4643D3" w14:textId="2ADE206F" w:rsidR="00B117D0" w:rsidDel="00870BE5" w:rsidRDefault="00B117D0">
          <w:pPr>
            <w:pStyle w:val="TOC1"/>
            <w:rPr>
              <w:del w:id="40" w:author="Florian" w:date="2018-12-11T18:33:00Z"/>
              <w:rFonts w:asciiTheme="minorHAnsi" w:eastAsiaTheme="minorEastAsia" w:hAnsiTheme="minorHAnsi" w:cstheme="minorBidi"/>
              <w:b w:val="0"/>
              <w:color w:val="auto"/>
              <w:sz w:val="22"/>
              <w:szCs w:val="22"/>
            </w:rPr>
          </w:pPr>
          <w:del w:id="41" w:author="Florian" w:date="2018-12-11T18:33:00Z">
            <w:r w:rsidRPr="00870BE5" w:rsidDel="00870BE5">
              <w:rPr>
                <w:rStyle w:val="Hyperlink"/>
                <w:rPrChange w:id="42" w:author="Florian" w:date="2018-12-11T18:33:00Z">
                  <w:rPr>
                    <w:rStyle w:val="Hyperlink"/>
                  </w:rPr>
                </w:rPrChange>
              </w:rPr>
              <w:delText>1</w:delText>
            </w:r>
            <w:r w:rsidDel="00870BE5">
              <w:rPr>
                <w:rFonts w:asciiTheme="minorHAnsi" w:eastAsiaTheme="minorEastAsia" w:hAnsiTheme="minorHAnsi" w:cstheme="minorBidi"/>
                <w:b w:val="0"/>
                <w:color w:val="auto"/>
                <w:sz w:val="22"/>
                <w:szCs w:val="22"/>
              </w:rPr>
              <w:tab/>
            </w:r>
            <w:r w:rsidRPr="00870BE5" w:rsidDel="00870BE5">
              <w:rPr>
                <w:rStyle w:val="Hyperlink"/>
                <w:rPrChange w:id="43" w:author="Florian" w:date="2018-12-11T18:33:00Z">
                  <w:rPr>
                    <w:rStyle w:val="Hyperlink"/>
                  </w:rPr>
                </w:rPrChange>
              </w:rPr>
              <w:delText>Datenschema</w:delText>
            </w:r>
            <w:r w:rsidDel="00870BE5">
              <w:rPr>
                <w:webHidden/>
              </w:rPr>
              <w:tab/>
            </w:r>
            <w:r w:rsidR="00870BE5" w:rsidDel="00870BE5">
              <w:rPr>
                <w:webHidden/>
              </w:rPr>
              <w:delText>3</w:delText>
            </w:r>
          </w:del>
        </w:p>
        <w:p w14:paraId="1BA4E55F" w14:textId="7CFD0F9A" w:rsidR="00B117D0" w:rsidDel="00870BE5" w:rsidRDefault="00B117D0">
          <w:pPr>
            <w:pStyle w:val="TOC1"/>
            <w:rPr>
              <w:del w:id="44" w:author="Florian" w:date="2018-12-11T18:33:00Z"/>
              <w:rFonts w:asciiTheme="minorHAnsi" w:eastAsiaTheme="minorEastAsia" w:hAnsiTheme="minorHAnsi" w:cstheme="minorBidi"/>
              <w:b w:val="0"/>
              <w:color w:val="auto"/>
              <w:sz w:val="22"/>
              <w:szCs w:val="22"/>
            </w:rPr>
          </w:pPr>
          <w:del w:id="45" w:author="Florian" w:date="2018-12-11T18:33:00Z">
            <w:r w:rsidRPr="00870BE5" w:rsidDel="00870BE5">
              <w:rPr>
                <w:rStyle w:val="Hyperlink"/>
                <w:rPrChange w:id="46" w:author="Florian" w:date="2018-12-11T18:33:00Z">
                  <w:rPr>
                    <w:rStyle w:val="Hyperlink"/>
                  </w:rPr>
                </w:rPrChange>
              </w:rPr>
              <w:delText>2</w:delText>
            </w:r>
            <w:r w:rsidDel="00870BE5">
              <w:rPr>
                <w:rFonts w:asciiTheme="minorHAnsi" w:eastAsiaTheme="minorEastAsia" w:hAnsiTheme="minorHAnsi" w:cstheme="minorBidi"/>
                <w:b w:val="0"/>
                <w:color w:val="auto"/>
                <w:sz w:val="22"/>
                <w:szCs w:val="22"/>
              </w:rPr>
              <w:tab/>
            </w:r>
            <w:r w:rsidRPr="00870BE5" w:rsidDel="00870BE5">
              <w:rPr>
                <w:rStyle w:val="Hyperlink"/>
                <w:rPrChange w:id="47" w:author="Florian" w:date="2018-12-11T18:33:00Z">
                  <w:rPr>
                    <w:rStyle w:val="Hyperlink"/>
                  </w:rPr>
                </w:rPrChange>
              </w:rPr>
              <w:delText>Komponentenarchitektur (Bausteinsicht)</w:delText>
            </w:r>
            <w:r w:rsidDel="00870BE5">
              <w:rPr>
                <w:webHidden/>
              </w:rPr>
              <w:tab/>
            </w:r>
            <w:r w:rsidR="00870BE5" w:rsidDel="00870BE5">
              <w:rPr>
                <w:webHidden/>
              </w:rPr>
              <w:delText>4</w:delText>
            </w:r>
          </w:del>
        </w:p>
        <w:p w14:paraId="200040AF" w14:textId="268F0AB5" w:rsidR="00B117D0" w:rsidDel="00870BE5" w:rsidRDefault="00B117D0">
          <w:pPr>
            <w:pStyle w:val="TOC1"/>
            <w:rPr>
              <w:del w:id="48" w:author="Florian" w:date="2018-12-11T18:33:00Z"/>
              <w:rFonts w:asciiTheme="minorHAnsi" w:eastAsiaTheme="minorEastAsia" w:hAnsiTheme="minorHAnsi" w:cstheme="minorBidi"/>
              <w:b w:val="0"/>
              <w:color w:val="auto"/>
              <w:sz w:val="22"/>
              <w:szCs w:val="22"/>
            </w:rPr>
          </w:pPr>
          <w:del w:id="49" w:author="Florian" w:date="2018-12-11T18:33:00Z">
            <w:r w:rsidRPr="00870BE5" w:rsidDel="00870BE5">
              <w:rPr>
                <w:rStyle w:val="Hyperlink"/>
                <w:rPrChange w:id="50" w:author="Florian" w:date="2018-12-11T18:33:00Z">
                  <w:rPr>
                    <w:rStyle w:val="Hyperlink"/>
                  </w:rPr>
                </w:rPrChange>
              </w:rPr>
              <w:delText>3</w:delText>
            </w:r>
            <w:r w:rsidDel="00870BE5">
              <w:rPr>
                <w:rFonts w:asciiTheme="minorHAnsi" w:eastAsiaTheme="minorEastAsia" w:hAnsiTheme="minorHAnsi" w:cstheme="minorBidi"/>
                <w:b w:val="0"/>
                <w:color w:val="auto"/>
                <w:sz w:val="22"/>
                <w:szCs w:val="22"/>
              </w:rPr>
              <w:tab/>
            </w:r>
            <w:r w:rsidRPr="00870BE5" w:rsidDel="00870BE5">
              <w:rPr>
                <w:rStyle w:val="Hyperlink"/>
                <w:rPrChange w:id="51" w:author="Florian" w:date="2018-12-11T18:33:00Z">
                  <w:rPr>
                    <w:rStyle w:val="Hyperlink"/>
                  </w:rPr>
                </w:rPrChange>
              </w:rPr>
              <w:delText>Komponentenspezifikation</w:delText>
            </w:r>
            <w:r w:rsidDel="00870BE5">
              <w:rPr>
                <w:webHidden/>
              </w:rPr>
              <w:tab/>
            </w:r>
            <w:r w:rsidR="00010766" w:rsidDel="00870BE5">
              <w:rPr>
                <w:webHidden/>
              </w:rPr>
              <w:delText>6</w:delText>
            </w:r>
          </w:del>
        </w:p>
        <w:p w14:paraId="44BE44E1" w14:textId="589A8710" w:rsidR="00B117D0" w:rsidDel="00870BE5" w:rsidRDefault="00B117D0">
          <w:pPr>
            <w:pStyle w:val="TOC1"/>
            <w:rPr>
              <w:del w:id="52" w:author="Florian" w:date="2018-12-11T18:33:00Z"/>
              <w:rFonts w:asciiTheme="minorHAnsi" w:eastAsiaTheme="minorEastAsia" w:hAnsiTheme="minorHAnsi" w:cstheme="minorBidi"/>
              <w:b w:val="0"/>
              <w:color w:val="auto"/>
              <w:sz w:val="22"/>
              <w:szCs w:val="22"/>
            </w:rPr>
          </w:pPr>
          <w:del w:id="53" w:author="Florian" w:date="2018-12-11T18:33:00Z">
            <w:r w:rsidRPr="00870BE5" w:rsidDel="00870BE5">
              <w:rPr>
                <w:rStyle w:val="Hyperlink"/>
                <w:rPrChange w:id="54" w:author="Florian" w:date="2018-12-11T18:33:00Z">
                  <w:rPr>
                    <w:rStyle w:val="Hyperlink"/>
                  </w:rPr>
                </w:rPrChange>
              </w:rPr>
              <w:delText>4</w:delText>
            </w:r>
            <w:r w:rsidDel="00870BE5">
              <w:rPr>
                <w:rFonts w:asciiTheme="minorHAnsi" w:eastAsiaTheme="minorEastAsia" w:hAnsiTheme="minorHAnsi" w:cstheme="minorBidi"/>
                <w:b w:val="0"/>
                <w:color w:val="auto"/>
                <w:sz w:val="22"/>
                <w:szCs w:val="22"/>
              </w:rPr>
              <w:tab/>
            </w:r>
            <w:r w:rsidRPr="00870BE5" w:rsidDel="00870BE5">
              <w:rPr>
                <w:rStyle w:val="Hyperlink"/>
                <w:rPrChange w:id="55" w:author="Florian" w:date="2018-12-11T18:33:00Z">
                  <w:rPr>
                    <w:rStyle w:val="Hyperlink"/>
                  </w:rPr>
                </w:rPrChange>
              </w:rPr>
              <w:delText>Komponentenverteilung</w:delText>
            </w:r>
            <w:r w:rsidDel="00870BE5">
              <w:rPr>
                <w:webHidden/>
              </w:rPr>
              <w:tab/>
            </w:r>
            <w:r w:rsidR="00010766" w:rsidDel="00870BE5">
              <w:rPr>
                <w:webHidden/>
              </w:rPr>
              <w:delText>12</w:delText>
            </w:r>
          </w:del>
        </w:p>
        <w:p w14:paraId="7CF497DA" w14:textId="39DDD55E" w:rsidR="00B117D0" w:rsidRDefault="00B117D0">
          <w:r>
            <w:rPr>
              <w:b/>
              <w:bCs/>
              <w:noProof/>
            </w:rPr>
            <w:fldChar w:fldCharType="end"/>
          </w:r>
        </w:p>
      </w:sdtContent>
    </w:sdt>
    <w:p w14:paraId="65C4A755" w14:textId="77777777" w:rsidR="00B117D0" w:rsidRPr="00B117D0" w:rsidRDefault="00B117D0" w:rsidP="00B117D0">
      <w:pPr>
        <w:rPr>
          <w:lang w:val="en-US"/>
        </w:rPr>
      </w:pPr>
    </w:p>
    <w:p w14:paraId="522FF80E" w14:textId="77777777" w:rsidR="00B117D0" w:rsidRDefault="00B117D0">
      <w:pPr>
        <w:rPr>
          <w:lang w:val="en-US"/>
        </w:rPr>
      </w:pPr>
    </w:p>
    <w:p w14:paraId="252BAB27" w14:textId="77777777" w:rsidR="00B117D0" w:rsidRDefault="00B117D0">
      <w:pPr>
        <w:rPr>
          <w:lang w:val="en-US"/>
        </w:rPr>
      </w:pPr>
    </w:p>
    <w:p w14:paraId="3861B02F" w14:textId="77777777" w:rsidR="00B117D0" w:rsidRDefault="00B117D0">
      <w:pPr>
        <w:rPr>
          <w:lang w:val="en-US"/>
        </w:rPr>
      </w:pPr>
    </w:p>
    <w:p w14:paraId="05C01E42" w14:textId="5B373F14" w:rsidR="00DB4EF9" w:rsidRPr="00B117D0" w:rsidRDefault="00B117D0">
      <w:pPr>
        <w:rPr>
          <w:lang w:val="en-US"/>
        </w:rPr>
      </w:pPr>
      <w:r w:rsidRPr="00D755CF">
        <w:rPr>
          <w:noProof/>
          <w:szCs w:val="18"/>
        </w:rPr>
        <mc:AlternateContent>
          <mc:Choice Requires="wps">
            <w:drawing>
              <wp:anchor distT="365760" distB="365760" distL="0" distR="0" simplePos="0" relativeHeight="251660800" behindDoc="0" locked="0" layoutInCell="1" allowOverlap="1" wp14:anchorId="717BB941" wp14:editId="59AEA14A">
                <wp:simplePos x="0" y="0"/>
                <wp:positionH relativeFrom="margin">
                  <wp:posOffset>-1905</wp:posOffset>
                </wp:positionH>
                <wp:positionV relativeFrom="margin">
                  <wp:posOffset>5947715</wp:posOffset>
                </wp:positionV>
                <wp:extent cx="5662930" cy="1769110"/>
                <wp:effectExtent l="0" t="0" r="6985" b="635"/>
                <wp:wrapTopAndBottom/>
                <wp:docPr id="148" name="Rectangle 148"/>
                <wp:cNvGraphicFramePr/>
                <a:graphic xmlns:a="http://schemas.openxmlformats.org/drawingml/2006/main">
                  <a:graphicData uri="http://schemas.microsoft.com/office/word/2010/wordprocessingShape">
                    <wps:wsp>
                      <wps:cNvSpPr/>
                      <wps:spPr>
                        <a:xfrm>
                          <a:off x="0" y="0"/>
                          <a:ext cx="5662930" cy="17691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B0D37E" w14:textId="77777777" w:rsidR="00FA6093" w:rsidRDefault="00FA6093" w:rsidP="00B117D0">
                            <w:pPr>
                              <w:pStyle w:val="berschrift1unnummeriert"/>
                              <w:spacing w:after="240"/>
                            </w:pPr>
                            <w:bookmarkStart w:id="56" w:name="_Toc528047788"/>
                            <w:bookmarkStart w:id="57" w:name="_Toc532316532"/>
                            <w:r>
                              <w:t>Revisionshistorie</w:t>
                            </w:r>
                            <w:bookmarkEnd w:id="56"/>
                            <w:bookmarkEnd w:id="57"/>
                          </w:p>
                          <w:tbl>
                            <w:tblPr>
                              <w:tblStyle w:val="TabelleTHKlnmitErgebniszeile"/>
                              <w:tblW w:w="0" w:type="auto"/>
                              <w:tblLook w:val="04A0" w:firstRow="1" w:lastRow="0" w:firstColumn="1" w:lastColumn="0" w:noHBand="0" w:noVBand="1"/>
                            </w:tblPr>
                            <w:tblGrid>
                              <w:gridCol w:w="986"/>
                              <w:gridCol w:w="1366"/>
                              <w:gridCol w:w="2693"/>
                              <w:gridCol w:w="3844"/>
                            </w:tblGrid>
                            <w:tr w:rsidR="00FA6093" w14:paraId="7CE4D248" w14:textId="77777777" w:rsidTr="002E3A4A">
                              <w:trPr>
                                <w:cnfStyle w:val="100000000000" w:firstRow="1" w:lastRow="0" w:firstColumn="0" w:lastColumn="0" w:oddVBand="0" w:evenVBand="0" w:oddHBand="0" w:evenHBand="0" w:firstRowFirstColumn="0" w:firstRowLastColumn="0" w:lastRowFirstColumn="0" w:lastRowLastColumn="0"/>
                              </w:trPr>
                              <w:tc>
                                <w:tcPr>
                                  <w:tcW w:w="988" w:type="dxa"/>
                                </w:tcPr>
                                <w:p w14:paraId="18AE4924" w14:textId="77777777" w:rsidR="00FA6093" w:rsidRDefault="00FA6093" w:rsidP="002E3A4A">
                                  <w:pPr>
                                    <w:spacing w:line="240" w:lineRule="auto"/>
                                  </w:pPr>
                                  <w:r>
                                    <w:t>Version</w:t>
                                  </w:r>
                                </w:p>
                              </w:tc>
                              <w:tc>
                                <w:tcPr>
                                  <w:tcW w:w="1274" w:type="dxa"/>
                                </w:tcPr>
                                <w:p w14:paraId="71389EAD" w14:textId="77777777" w:rsidR="00FA6093" w:rsidRDefault="00FA6093" w:rsidP="002E3A4A">
                                  <w:pPr>
                                    <w:spacing w:line="240" w:lineRule="auto"/>
                                  </w:pPr>
                                  <w:r>
                                    <w:t>Datum</w:t>
                                  </w:r>
                                </w:p>
                              </w:tc>
                              <w:tc>
                                <w:tcPr>
                                  <w:tcW w:w="2728" w:type="dxa"/>
                                </w:tcPr>
                                <w:p w14:paraId="242C4052" w14:textId="77777777" w:rsidR="00FA6093" w:rsidRDefault="00FA6093" w:rsidP="002E3A4A">
                                  <w:pPr>
                                    <w:spacing w:line="240" w:lineRule="auto"/>
                                  </w:pPr>
                                  <w:r>
                                    <w:t>Autor</w:t>
                                  </w:r>
                                </w:p>
                              </w:tc>
                              <w:tc>
                                <w:tcPr>
                                  <w:tcW w:w="3888" w:type="dxa"/>
                                </w:tcPr>
                                <w:p w14:paraId="50AC4BCD" w14:textId="77777777" w:rsidR="00FA6093" w:rsidRDefault="00FA6093" w:rsidP="002E3A4A">
                                  <w:pPr>
                                    <w:spacing w:line="240" w:lineRule="auto"/>
                                  </w:pPr>
                                  <w:r>
                                    <w:t>Bemerkungen</w:t>
                                  </w:r>
                                </w:p>
                              </w:tc>
                            </w:tr>
                            <w:tr w:rsidR="00FA6093" w14:paraId="3A0C9C18" w14:textId="77777777" w:rsidTr="002E3A4A">
                              <w:tc>
                                <w:tcPr>
                                  <w:tcW w:w="988" w:type="dxa"/>
                                </w:tcPr>
                                <w:p w14:paraId="71641A0D" w14:textId="77777777" w:rsidR="00FA6093" w:rsidRDefault="00FA6093" w:rsidP="002E3A4A">
                                  <w:pPr>
                                    <w:spacing w:line="240" w:lineRule="auto"/>
                                  </w:pPr>
                                  <w:r>
                                    <w:t>0.1</w:t>
                                  </w:r>
                                </w:p>
                              </w:tc>
                              <w:tc>
                                <w:tcPr>
                                  <w:tcW w:w="1274" w:type="dxa"/>
                                </w:tcPr>
                                <w:p w14:paraId="28485557" w14:textId="77777777" w:rsidR="00FA6093" w:rsidRDefault="00FA6093" w:rsidP="002E3A4A">
                                  <w:pPr>
                                    <w:spacing w:line="240" w:lineRule="auto"/>
                                  </w:pPr>
                                  <w:r>
                                    <w:t>05.11.2018</w:t>
                                  </w:r>
                                </w:p>
                              </w:tc>
                              <w:tc>
                                <w:tcPr>
                                  <w:tcW w:w="2728" w:type="dxa"/>
                                </w:tcPr>
                                <w:p w14:paraId="79FEC4BE" w14:textId="68BCD567" w:rsidR="00FA6093" w:rsidRDefault="00FA6093" w:rsidP="002E3A4A">
                                  <w:pPr>
                                    <w:spacing w:line="240" w:lineRule="auto"/>
                                  </w:pPr>
                                  <w:r w:rsidRPr="00F52A45">
                                    <w:t xml:space="preserve">Simon </w:t>
                                  </w:r>
                                  <w:proofErr w:type="spellStart"/>
                                  <w:r w:rsidRPr="00F52A45">
                                    <w:t>Kreuziger</w:t>
                                  </w:r>
                                  <w:proofErr w:type="spellEnd"/>
                                  <w:r w:rsidRPr="00F52A45">
                                    <w:t>, Florian Heinrich</w:t>
                                  </w:r>
                                </w:p>
                              </w:tc>
                              <w:tc>
                                <w:tcPr>
                                  <w:tcW w:w="3888" w:type="dxa"/>
                                </w:tcPr>
                                <w:p w14:paraId="3DCE9A92" w14:textId="77777777" w:rsidR="00FA6093" w:rsidRDefault="00FA6093" w:rsidP="002E3A4A">
                                  <w:pPr>
                                    <w:spacing w:line="240" w:lineRule="auto"/>
                                  </w:pPr>
                                  <w:r>
                                    <w:t>Initial Version</w:t>
                                  </w:r>
                                </w:p>
                              </w:tc>
                            </w:tr>
                            <w:tr w:rsidR="00FA6093" w14:paraId="3280B244" w14:textId="77777777" w:rsidTr="002E3A4A">
                              <w:tc>
                                <w:tcPr>
                                  <w:tcW w:w="988" w:type="dxa"/>
                                </w:tcPr>
                                <w:p w14:paraId="10CD2262" w14:textId="029DF4DE" w:rsidR="00FA6093" w:rsidRDefault="00FA6093" w:rsidP="002E3A4A">
                                  <w:pPr>
                                    <w:spacing w:line="240" w:lineRule="auto"/>
                                  </w:pPr>
                                  <w:r>
                                    <w:t>0.2</w:t>
                                  </w:r>
                                </w:p>
                              </w:tc>
                              <w:tc>
                                <w:tcPr>
                                  <w:tcW w:w="1274" w:type="dxa"/>
                                </w:tcPr>
                                <w:p w14:paraId="28ACBF07" w14:textId="32D279B7" w:rsidR="00FA6093" w:rsidRDefault="00FA6093" w:rsidP="002E3A4A">
                                  <w:pPr>
                                    <w:spacing w:line="240" w:lineRule="auto"/>
                                  </w:pPr>
                                  <w:r>
                                    <w:t>09.11.2018</w:t>
                                  </w:r>
                                </w:p>
                              </w:tc>
                              <w:tc>
                                <w:tcPr>
                                  <w:tcW w:w="2728" w:type="dxa"/>
                                </w:tcPr>
                                <w:p w14:paraId="06293694" w14:textId="01F16A47" w:rsidR="00FA6093" w:rsidRDefault="00FA6093" w:rsidP="002E3A4A">
                                  <w:pPr>
                                    <w:spacing w:line="240" w:lineRule="auto"/>
                                  </w:pPr>
                                  <w:r w:rsidRPr="00F52A45">
                                    <w:t xml:space="preserve">Simon </w:t>
                                  </w:r>
                                  <w:proofErr w:type="spellStart"/>
                                  <w:r w:rsidRPr="00F52A45">
                                    <w:t>Kreuziger</w:t>
                                  </w:r>
                                  <w:proofErr w:type="spellEnd"/>
                                  <w:r w:rsidRPr="00F52A45">
                                    <w:t>, Florian Heinrich</w:t>
                                  </w:r>
                                </w:p>
                              </w:tc>
                              <w:tc>
                                <w:tcPr>
                                  <w:tcW w:w="3888" w:type="dxa"/>
                                </w:tcPr>
                                <w:p w14:paraId="761F86BB" w14:textId="1055A4F0" w:rsidR="00FA6093" w:rsidRDefault="00FA6093" w:rsidP="002E3A4A">
                                  <w:pPr>
                                    <w:spacing w:line="240" w:lineRule="auto"/>
                                  </w:pPr>
                                  <w:r>
                                    <w:t>Diagramme erstellt und eingefügt</w:t>
                                  </w:r>
                                </w:p>
                              </w:tc>
                            </w:tr>
                            <w:tr w:rsidR="00FA6093" w14:paraId="2BCBCAA2" w14:textId="77777777" w:rsidTr="002E3A4A">
                              <w:tc>
                                <w:tcPr>
                                  <w:tcW w:w="988" w:type="dxa"/>
                                </w:tcPr>
                                <w:p w14:paraId="157EEF0C" w14:textId="1165032D" w:rsidR="00FA6093" w:rsidRDefault="00FA6093" w:rsidP="00656B77">
                                  <w:pPr>
                                    <w:spacing w:line="240" w:lineRule="auto"/>
                                  </w:pPr>
                                  <w:r>
                                    <w:t>0.3</w:t>
                                  </w:r>
                                </w:p>
                              </w:tc>
                              <w:tc>
                                <w:tcPr>
                                  <w:tcW w:w="1274" w:type="dxa"/>
                                </w:tcPr>
                                <w:p w14:paraId="41A55EF9" w14:textId="039EC058" w:rsidR="00FA6093" w:rsidRDefault="00FA6093" w:rsidP="00656B77">
                                  <w:pPr>
                                    <w:spacing w:line="240" w:lineRule="auto"/>
                                  </w:pPr>
                                  <w:r>
                                    <w:t>12.11.2018</w:t>
                                  </w:r>
                                </w:p>
                              </w:tc>
                              <w:tc>
                                <w:tcPr>
                                  <w:tcW w:w="2728" w:type="dxa"/>
                                </w:tcPr>
                                <w:p w14:paraId="00395878" w14:textId="387249A8" w:rsidR="00FA6093" w:rsidRPr="00F52A45" w:rsidRDefault="00FA6093" w:rsidP="00656B77">
                                  <w:pPr>
                                    <w:spacing w:line="240" w:lineRule="auto"/>
                                  </w:pPr>
                                  <w:r w:rsidRPr="00F52A45">
                                    <w:t xml:space="preserve">Simon </w:t>
                                  </w:r>
                                  <w:proofErr w:type="spellStart"/>
                                  <w:r w:rsidRPr="00F52A45">
                                    <w:t>Kreuziger</w:t>
                                  </w:r>
                                  <w:proofErr w:type="spellEnd"/>
                                  <w:r w:rsidRPr="00F52A45">
                                    <w:t>, Florian Heinrich</w:t>
                                  </w:r>
                                </w:p>
                              </w:tc>
                              <w:tc>
                                <w:tcPr>
                                  <w:tcW w:w="3888" w:type="dxa"/>
                                </w:tcPr>
                                <w:p w14:paraId="33039730" w14:textId="039901A4" w:rsidR="00FA6093" w:rsidRDefault="00FA6093" w:rsidP="00656B77">
                                  <w:pPr>
                                    <w:spacing w:line="240" w:lineRule="auto"/>
                                  </w:pPr>
                                  <w:r>
                                    <w:t>Eindeutigere und einheitlich Packet Benennung</w:t>
                                  </w:r>
                                </w:p>
                              </w:tc>
                            </w:tr>
                            <w:tr w:rsidR="00FA6093" w14:paraId="70DB937B" w14:textId="77777777" w:rsidTr="002E3A4A">
                              <w:tc>
                                <w:tcPr>
                                  <w:tcW w:w="988" w:type="dxa"/>
                                </w:tcPr>
                                <w:p w14:paraId="0E4397C6" w14:textId="77777777" w:rsidR="00FA6093" w:rsidRDefault="00FA6093" w:rsidP="00656B77">
                                  <w:pPr>
                                    <w:spacing w:line="240" w:lineRule="auto"/>
                                  </w:pPr>
                                  <w:r>
                                    <w:t>1.0</w:t>
                                  </w:r>
                                </w:p>
                              </w:tc>
                              <w:tc>
                                <w:tcPr>
                                  <w:tcW w:w="1274" w:type="dxa"/>
                                </w:tcPr>
                                <w:p w14:paraId="52223BD4" w14:textId="77777777" w:rsidR="00FA6093" w:rsidRDefault="00FA6093" w:rsidP="00656B77">
                                  <w:pPr>
                                    <w:spacing w:line="240" w:lineRule="auto"/>
                                  </w:pPr>
                                  <w:r>
                                    <w:t>12.11.2018</w:t>
                                  </w:r>
                                </w:p>
                              </w:tc>
                              <w:tc>
                                <w:tcPr>
                                  <w:tcW w:w="2728" w:type="dxa"/>
                                </w:tcPr>
                                <w:p w14:paraId="065E1700" w14:textId="77777777" w:rsidR="00FA6093" w:rsidRPr="00F52A45" w:rsidRDefault="00FA6093" w:rsidP="00656B77">
                                  <w:pPr>
                                    <w:spacing w:line="240" w:lineRule="auto"/>
                                  </w:pPr>
                                  <w:r w:rsidRPr="00F52A45">
                                    <w:t xml:space="preserve">Fahri Kus, Matthias Eberlein, Simon </w:t>
                                  </w:r>
                                  <w:proofErr w:type="spellStart"/>
                                  <w:r w:rsidRPr="00F52A45">
                                    <w:t>Kreuziger</w:t>
                                  </w:r>
                                  <w:proofErr w:type="spellEnd"/>
                                  <w:r w:rsidRPr="00F52A45">
                                    <w:t>, Florian Heinrich</w:t>
                                  </w:r>
                                </w:p>
                              </w:tc>
                              <w:tc>
                                <w:tcPr>
                                  <w:tcW w:w="3888" w:type="dxa"/>
                                </w:tcPr>
                                <w:p w14:paraId="62A50C73" w14:textId="77777777" w:rsidR="00FA6093" w:rsidRDefault="00FA6093" w:rsidP="00656B77">
                                  <w:pPr>
                                    <w:spacing w:line="240" w:lineRule="auto"/>
                                  </w:pPr>
                                  <w:r>
                                    <w:t>Abschließende Qualitätssicherung für MS2</w:t>
                                  </w:r>
                                </w:p>
                              </w:tc>
                            </w:tr>
                            <w:tr w:rsidR="00FA6093" w14:paraId="097D09E4" w14:textId="77777777" w:rsidTr="002E3A4A">
                              <w:tc>
                                <w:tcPr>
                                  <w:tcW w:w="988" w:type="dxa"/>
                                </w:tcPr>
                                <w:p w14:paraId="3A0B84FA" w14:textId="7A22F975" w:rsidR="00FA6093" w:rsidRDefault="00FA6093" w:rsidP="00706FDF">
                                  <w:pPr>
                                    <w:spacing w:line="240" w:lineRule="auto"/>
                                  </w:pPr>
                                  <w:r>
                                    <w:t>1.1</w:t>
                                  </w:r>
                                </w:p>
                              </w:tc>
                              <w:tc>
                                <w:tcPr>
                                  <w:tcW w:w="1274" w:type="dxa"/>
                                </w:tcPr>
                                <w:p w14:paraId="66F94448" w14:textId="6D478DDB" w:rsidR="00FA6093" w:rsidRDefault="005018C0" w:rsidP="00706FDF">
                                  <w:pPr>
                                    <w:spacing w:line="240" w:lineRule="auto"/>
                                  </w:pPr>
                                  <w:ins w:id="58" w:author="Simson Example" w:date="2018-12-11T15:55:00Z">
                                    <w:r>
                                      <w:t>1</w:t>
                                    </w:r>
                                  </w:ins>
                                  <w:ins w:id="59" w:author="Simson Example" w:date="2018-12-11T15:56:00Z">
                                    <w:r>
                                      <w:t>1</w:t>
                                    </w:r>
                                  </w:ins>
                                  <w:del w:id="60" w:author="Simson Example" w:date="2018-12-11T15:55:00Z">
                                    <w:r w:rsidR="00FA6093" w:rsidDel="005018C0">
                                      <w:delText>08</w:delText>
                                    </w:r>
                                  </w:del>
                                  <w:r w:rsidR="00FA6093">
                                    <w:t>.12.2018</w:t>
                                  </w:r>
                                </w:p>
                              </w:tc>
                              <w:tc>
                                <w:tcPr>
                                  <w:tcW w:w="2728" w:type="dxa"/>
                                </w:tcPr>
                                <w:p w14:paraId="03BD79B8" w14:textId="04642220" w:rsidR="00FA6093" w:rsidRPr="00F52A45" w:rsidRDefault="00FA6093" w:rsidP="00706FDF">
                                  <w:pPr>
                                    <w:spacing w:line="240" w:lineRule="auto"/>
                                  </w:pPr>
                                  <w:r w:rsidRPr="00F52A45">
                                    <w:t xml:space="preserve">Fahri Kus, Matthias Eberlein, Simon </w:t>
                                  </w:r>
                                  <w:proofErr w:type="spellStart"/>
                                  <w:r w:rsidRPr="00F52A45">
                                    <w:t>Kreuziger</w:t>
                                  </w:r>
                                  <w:proofErr w:type="spellEnd"/>
                                  <w:r w:rsidRPr="00F52A45">
                                    <w:t>, Florian Heinrich</w:t>
                                  </w:r>
                                </w:p>
                              </w:tc>
                              <w:tc>
                                <w:tcPr>
                                  <w:tcW w:w="3888" w:type="dxa"/>
                                </w:tcPr>
                                <w:p w14:paraId="16F3291D" w14:textId="3AB6EBA9" w:rsidR="00FA6093" w:rsidRDefault="007A1BA7" w:rsidP="00706FDF">
                                  <w:pPr>
                                    <w:spacing w:line="240" w:lineRule="auto"/>
                                  </w:pPr>
                                  <w:ins w:id="61" w:author="Simson Example" w:date="2018-12-11T15:53:00Z">
                                    <w:r>
                                      <w:t xml:space="preserve">Grundlegende </w:t>
                                    </w:r>
                                  </w:ins>
                                  <w:proofErr w:type="spellStart"/>
                                  <w:ins w:id="62" w:author="Florian" w:date="2018-12-11T18:17:00Z">
                                    <w:r w:rsidR="00DA5414">
                                      <w:t>U</w:t>
                                    </w:r>
                                  </w:ins>
                                  <w:ins w:id="63" w:author="Simson Example" w:date="2018-12-11T15:53:00Z">
                                    <w:del w:id="64" w:author="Florian" w:date="2018-12-11T18:17:00Z">
                                      <w:r w:rsidDel="00DA5414">
                                        <w:delText>Ü</w:delText>
                                      </w:r>
                                    </w:del>
                                    <w:r>
                                      <w:t>berarbeitung</w:t>
                                    </w:r>
                                  </w:ins>
                                  <w:proofErr w:type="spellEnd"/>
                                </w:p>
                              </w:tc>
                            </w:tr>
                          </w:tbl>
                          <w:p w14:paraId="32B5D19E" w14:textId="77777777" w:rsidR="00FA6093" w:rsidRDefault="00FA6093" w:rsidP="00B117D0">
                            <w:pPr>
                              <w:spacing w:after="0" w:line="240" w:lineRule="auto"/>
                            </w:pPr>
                          </w:p>
                          <w:p w14:paraId="04375EA9" w14:textId="77777777" w:rsidR="00FA6093" w:rsidRDefault="00FA6093" w:rsidP="00B117D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rect w14:anchorId="717BB941" id="Rectangle 148" o:spid="_x0000_s1027" style="position:absolute;margin-left:-.15pt;margin-top:468.3pt;width:445.9pt;height:139.3pt;z-index:251660800;visibility:visible;mso-wrap-style:square;mso-width-percent:1000;mso-height-percent:0;mso-wrap-distance-left:0;mso-wrap-distance-top:28.8pt;mso-wrap-distance-right:0;mso-wrap-distance-bottom:28.8pt;mso-position-horizontal:absolute;mso-position-horizontal-relative:margin;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" filled="f" stroked="f" strokeweight="2pt">
                <v:textbox style="mso-fit-shape-to-text:t" inset="0,0,0,0">
                  <w:txbxContent>
                    <w:p w14:paraId="16B0D37E" w14:textId="77777777" w:rsidR="00FA6093" w:rsidRDefault="00FA6093" w:rsidP="00B117D0">
                      <w:pPr>
                        <w:pStyle w:val="berschrift1unnummeriert"/>
                        <w:spacing w:after="240"/>
                      </w:pPr>
                      <w:bookmarkStart w:id="65" w:name="_Toc528047788"/>
                      <w:bookmarkStart w:id="66" w:name="_Toc532316532"/>
                      <w:r>
                        <w:t>Revisionshistorie</w:t>
                      </w:r>
                      <w:bookmarkEnd w:id="65"/>
                      <w:bookmarkEnd w:id="66"/>
                    </w:p>
                    <w:tbl>
                      <w:tblPr>
                        <w:tblStyle w:val="TabelleTHKlnmitErgebniszeile"/>
                        <w:tblW w:w="0" w:type="auto"/>
                        <w:tblLook w:val="04A0" w:firstRow="1" w:lastRow="0" w:firstColumn="1" w:lastColumn="0" w:noHBand="0" w:noVBand="1"/>
                      </w:tblPr>
                      <w:tblGrid>
                        <w:gridCol w:w="986"/>
                        <w:gridCol w:w="1366"/>
                        <w:gridCol w:w="2693"/>
                        <w:gridCol w:w="3844"/>
                      </w:tblGrid>
                      <w:tr w:rsidR="00FA6093" w14:paraId="7CE4D248" w14:textId="77777777" w:rsidTr="002E3A4A">
                        <w:trPr>
                          <w:cnfStyle w:val="100000000000" w:firstRow="1" w:lastRow="0" w:firstColumn="0" w:lastColumn="0" w:oddVBand="0" w:evenVBand="0" w:oddHBand="0" w:evenHBand="0" w:firstRowFirstColumn="0" w:firstRowLastColumn="0" w:lastRowFirstColumn="0" w:lastRowLastColumn="0"/>
                        </w:trPr>
                        <w:tc>
                          <w:tcPr>
                            <w:tcW w:w="988" w:type="dxa"/>
                          </w:tcPr>
                          <w:p w14:paraId="18AE4924" w14:textId="77777777" w:rsidR="00FA6093" w:rsidRDefault="00FA6093" w:rsidP="002E3A4A">
                            <w:pPr>
                              <w:spacing w:line="240" w:lineRule="auto"/>
                            </w:pPr>
                            <w:r>
                              <w:t>Version</w:t>
                            </w:r>
                          </w:p>
                        </w:tc>
                        <w:tc>
                          <w:tcPr>
                            <w:tcW w:w="1274" w:type="dxa"/>
                          </w:tcPr>
                          <w:p w14:paraId="71389EAD" w14:textId="77777777" w:rsidR="00FA6093" w:rsidRDefault="00FA6093" w:rsidP="002E3A4A">
                            <w:pPr>
                              <w:spacing w:line="240" w:lineRule="auto"/>
                            </w:pPr>
                            <w:r>
                              <w:t>Datum</w:t>
                            </w:r>
                          </w:p>
                        </w:tc>
                        <w:tc>
                          <w:tcPr>
                            <w:tcW w:w="2728" w:type="dxa"/>
                          </w:tcPr>
                          <w:p w14:paraId="242C4052" w14:textId="77777777" w:rsidR="00FA6093" w:rsidRDefault="00FA6093" w:rsidP="002E3A4A">
                            <w:pPr>
                              <w:spacing w:line="240" w:lineRule="auto"/>
                            </w:pPr>
                            <w:r>
                              <w:t>Autor</w:t>
                            </w:r>
                          </w:p>
                        </w:tc>
                        <w:tc>
                          <w:tcPr>
                            <w:tcW w:w="3888" w:type="dxa"/>
                          </w:tcPr>
                          <w:p w14:paraId="50AC4BCD" w14:textId="77777777" w:rsidR="00FA6093" w:rsidRDefault="00FA6093" w:rsidP="002E3A4A">
                            <w:pPr>
                              <w:spacing w:line="240" w:lineRule="auto"/>
                            </w:pPr>
                            <w:r>
                              <w:t>Bemerkungen</w:t>
                            </w:r>
                          </w:p>
                        </w:tc>
                      </w:tr>
                      <w:tr w:rsidR="00FA6093" w14:paraId="3A0C9C18" w14:textId="77777777" w:rsidTr="002E3A4A">
                        <w:tc>
                          <w:tcPr>
                            <w:tcW w:w="988" w:type="dxa"/>
                          </w:tcPr>
                          <w:p w14:paraId="71641A0D" w14:textId="77777777" w:rsidR="00FA6093" w:rsidRDefault="00FA6093" w:rsidP="002E3A4A">
                            <w:pPr>
                              <w:spacing w:line="240" w:lineRule="auto"/>
                            </w:pPr>
                            <w:r>
                              <w:t>0.1</w:t>
                            </w:r>
                          </w:p>
                        </w:tc>
                        <w:tc>
                          <w:tcPr>
                            <w:tcW w:w="1274" w:type="dxa"/>
                          </w:tcPr>
                          <w:p w14:paraId="28485557" w14:textId="77777777" w:rsidR="00FA6093" w:rsidRDefault="00FA6093" w:rsidP="002E3A4A">
                            <w:pPr>
                              <w:spacing w:line="240" w:lineRule="auto"/>
                            </w:pPr>
                            <w:r>
                              <w:t>05.11.2018</w:t>
                            </w:r>
                          </w:p>
                        </w:tc>
                        <w:tc>
                          <w:tcPr>
                            <w:tcW w:w="2728" w:type="dxa"/>
                          </w:tcPr>
                          <w:p w14:paraId="79FEC4BE" w14:textId="68BCD567" w:rsidR="00FA6093" w:rsidRDefault="00FA6093" w:rsidP="002E3A4A">
                            <w:pPr>
                              <w:spacing w:line="240" w:lineRule="auto"/>
                            </w:pPr>
                            <w:r w:rsidRPr="00F52A45">
                              <w:t xml:space="preserve">Simon </w:t>
                            </w:r>
                            <w:proofErr w:type="spellStart"/>
                            <w:r w:rsidRPr="00F52A45">
                              <w:t>Kreuziger</w:t>
                            </w:r>
                            <w:proofErr w:type="spellEnd"/>
                            <w:r w:rsidRPr="00F52A45">
                              <w:t>, Florian Heinrich</w:t>
                            </w:r>
                          </w:p>
                        </w:tc>
                        <w:tc>
                          <w:tcPr>
                            <w:tcW w:w="3888" w:type="dxa"/>
                          </w:tcPr>
                          <w:p w14:paraId="3DCE9A92" w14:textId="77777777" w:rsidR="00FA6093" w:rsidRDefault="00FA6093" w:rsidP="002E3A4A">
                            <w:pPr>
                              <w:spacing w:line="240" w:lineRule="auto"/>
                            </w:pPr>
                            <w:r>
                              <w:t>Initial Version</w:t>
                            </w:r>
                          </w:p>
                        </w:tc>
                      </w:tr>
                      <w:tr w:rsidR="00FA6093" w14:paraId="3280B244" w14:textId="77777777" w:rsidTr="002E3A4A">
                        <w:tc>
                          <w:tcPr>
                            <w:tcW w:w="988" w:type="dxa"/>
                          </w:tcPr>
                          <w:p w14:paraId="10CD2262" w14:textId="029DF4DE" w:rsidR="00FA6093" w:rsidRDefault="00FA6093" w:rsidP="002E3A4A">
                            <w:pPr>
                              <w:spacing w:line="240" w:lineRule="auto"/>
                            </w:pPr>
                            <w:r>
                              <w:t>0.2</w:t>
                            </w:r>
                          </w:p>
                        </w:tc>
                        <w:tc>
                          <w:tcPr>
                            <w:tcW w:w="1274" w:type="dxa"/>
                          </w:tcPr>
                          <w:p w14:paraId="28ACBF07" w14:textId="32D279B7" w:rsidR="00FA6093" w:rsidRDefault="00FA6093" w:rsidP="002E3A4A">
                            <w:pPr>
                              <w:spacing w:line="240" w:lineRule="auto"/>
                            </w:pPr>
                            <w:r>
                              <w:t>09.11.2018</w:t>
                            </w:r>
                          </w:p>
                        </w:tc>
                        <w:tc>
                          <w:tcPr>
                            <w:tcW w:w="2728" w:type="dxa"/>
                          </w:tcPr>
                          <w:p w14:paraId="06293694" w14:textId="01F16A47" w:rsidR="00FA6093" w:rsidRDefault="00FA6093" w:rsidP="002E3A4A">
                            <w:pPr>
                              <w:spacing w:line="240" w:lineRule="auto"/>
                            </w:pPr>
                            <w:r w:rsidRPr="00F52A45">
                              <w:t xml:space="preserve">Simon </w:t>
                            </w:r>
                            <w:proofErr w:type="spellStart"/>
                            <w:r w:rsidRPr="00F52A45">
                              <w:t>Kreuziger</w:t>
                            </w:r>
                            <w:proofErr w:type="spellEnd"/>
                            <w:r w:rsidRPr="00F52A45">
                              <w:t>, Florian Heinrich</w:t>
                            </w:r>
                          </w:p>
                        </w:tc>
                        <w:tc>
                          <w:tcPr>
                            <w:tcW w:w="3888" w:type="dxa"/>
                          </w:tcPr>
                          <w:p w14:paraId="761F86BB" w14:textId="1055A4F0" w:rsidR="00FA6093" w:rsidRDefault="00FA6093" w:rsidP="002E3A4A">
                            <w:pPr>
                              <w:spacing w:line="240" w:lineRule="auto"/>
                            </w:pPr>
                            <w:r>
                              <w:t>Diagramme erstellt und eingefügt</w:t>
                            </w:r>
                          </w:p>
                        </w:tc>
                      </w:tr>
                      <w:tr w:rsidR="00FA6093" w14:paraId="2BCBCAA2" w14:textId="77777777" w:rsidTr="002E3A4A">
                        <w:tc>
                          <w:tcPr>
                            <w:tcW w:w="988" w:type="dxa"/>
                          </w:tcPr>
                          <w:p w14:paraId="157EEF0C" w14:textId="1165032D" w:rsidR="00FA6093" w:rsidRDefault="00FA6093" w:rsidP="00656B77">
                            <w:pPr>
                              <w:spacing w:line="240" w:lineRule="auto"/>
                            </w:pPr>
                            <w:r>
                              <w:t>0.3</w:t>
                            </w:r>
                          </w:p>
                        </w:tc>
                        <w:tc>
                          <w:tcPr>
                            <w:tcW w:w="1274" w:type="dxa"/>
                          </w:tcPr>
                          <w:p w14:paraId="41A55EF9" w14:textId="039EC058" w:rsidR="00FA6093" w:rsidRDefault="00FA6093" w:rsidP="00656B77">
                            <w:pPr>
                              <w:spacing w:line="240" w:lineRule="auto"/>
                            </w:pPr>
                            <w:r>
                              <w:t>12.11.2018</w:t>
                            </w:r>
                          </w:p>
                        </w:tc>
                        <w:tc>
                          <w:tcPr>
                            <w:tcW w:w="2728" w:type="dxa"/>
                          </w:tcPr>
                          <w:p w14:paraId="00395878" w14:textId="387249A8" w:rsidR="00FA6093" w:rsidRPr="00F52A45" w:rsidRDefault="00FA6093" w:rsidP="00656B77">
                            <w:pPr>
                              <w:spacing w:line="240" w:lineRule="auto"/>
                            </w:pPr>
                            <w:r w:rsidRPr="00F52A45">
                              <w:t xml:space="preserve">Simon </w:t>
                            </w:r>
                            <w:proofErr w:type="spellStart"/>
                            <w:r w:rsidRPr="00F52A45">
                              <w:t>Kreuziger</w:t>
                            </w:r>
                            <w:proofErr w:type="spellEnd"/>
                            <w:r w:rsidRPr="00F52A45">
                              <w:t>, Florian Heinrich</w:t>
                            </w:r>
                          </w:p>
                        </w:tc>
                        <w:tc>
                          <w:tcPr>
                            <w:tcW w:w="3888" w:type="dxa"/>
                          </w:tcPr>
                          <w:p w14:paraId="33039730" w14:textId="039901A4" w:rsidR="00FA6093" w:rsidRDefault="00FA6093" w:rsidP="00656B77">
                            <w:pPr>
                              <w:spacing w:line="240" w:lineRule="auto"/>
                            </w:pPr>
                            <w:r>
                              <w:t>Eindeutigere und einheitlich Packet Benennung</w:t>
                            </w:r>
                          </w:p>
                        </w:tc>
                      </w:tr>
                      <w:tr w:rsidR="00FA6093" w14:paraId="70DB937B" w14:textId="77777777" w:rsidTr="002E3A4A">
                        <w:tc>
                          <w:tcPr>
                            <w:tcW w:w="988" w:type="dxa"/>
                          </w:tcPr>
                          <w:p w14:paraId="0E4397C6" w14:textId="77777777" w:rsidR="00FA6093" w:rsidRDefault="00FA6093" w:rsidP="00656B77">
                            <w:pPr>
                              <w:spacing w:line="240" w:lineRule="auto"/>
                            </w:pPr>
                            <w:r>
                              <w:t>1.0</w:t>
                            </w:r>
                          </w:p>
                        </w:tc>
                        <w:tc>
                          <w:tcPr>
                            <w:tcW w:w="1274" w:type="dxa"/>
                          </w:tcPr>
                          <w:p w14:paraId="52223BD4" w14:textId="77777777" w:rsidR="00FA6093" w:rsidRDefault="00FA6093" w:rsidP="00656B77">
                            <w:pPr>
                              <w:spacing w:line="240" w:lineRule="auto"/>
                            </w:pPr>
                            <w:r>
                              <w:t>12.11.2018</w:t>
                            </w:r>
                          </w:p>
                        </w:tc>
                        <w:tc>
                          <w:tcPr>
                            <w:tcW w:w="2728" w:type="dxa"/>
                          </w:tcPr>
                          <w:p w14:paraId="065E1700" w14:textId="77777777" w:rsidR="00FA6093" w:rsidRPr="00F52A45" w:rsidRDefault="00FA6093" w:rsidP="00656B77">
                            <w:pPr>
                              <w:spacing w:line="240" w:lineRule="auto"/>
                            </w:pPr>
                            <w:r w:rsidRPr="00F52A45">
                              <w:t xml:space="preserve">Fahri Kus, Matthias Eberlein, Simon </w:t>
                            </w:r>
                            <w:proofErr w:type="spellStart"/>
                            <w:r w:rsidRPr="00F52A45">
                              <w:t>Kreuziger</w:t>
                            </w:r>
                            <w:proofErr w:type="spellEnd"/>
                            <w:r w:rsidRPr="00F52A45">
                              <w:t>, Florian Heinrich</w:t>
                            </w:r>
                          </w:p>
                        </w:tc>
                        <w:tc>
                          <w:tcPr>
                            <w:tcW w:w="3888" w:type="dxa"/>
                          </w:tcPr>
                          <w:p w14:paraId="62A50C73" w14:textId="77777777" w:rsidR="00FA6093" w:rsidRDefault="00FA6093" w:rsidP="00656B77">
                            <w:pPr>
                              <w:spacing w:line="240" w:lineRule="auto"/>
                            </w:pPr>
                            <w:r>
                              <w:t>Abschließende Qualitätssicherung für MS2</w:t>
                            </w:r>
                          </w:p>
                        </w:tc>
                      </w:tr>
                      <w:tr w:rsidR="00FA6093" w14:paraId="097D09E4" w14:textId="77777777" w:rsidTr="002E3A4A">
                        <w:tc>
                          <w:tcPr>
                            <w:tcW w:w="988" w:type="dxa"/>
                          </w:tcPr>
                          <w:p w14:paraId="3A0B84FA" w14:textId="7A22F975" w:rsidR="00FA6093" w:rsidRDefault="00FA6093" w:rsidP="00706FDF">
                            <w:pPr>
                              <w:spacing w:line="240" w:lineRule="auto"/>
                            </w:pPr>
                            <w:r>
                              <w:t>1.1</w:t>
                            </w:r>
                          </w:p>
                        </w:tc>
                        <w:tc>
                          <w:tcPr>
                            <w:tcW w:w="1274" w:type="dxa"/>
                          </w:tcPr>
                          <w:p w14:paraId="66F94448" w14:textId="6D478DDB" w:rsidR="00FA6093" w:rsidRDefault="005018C0" w:rsidP="00706FDF">
                            <w:pPr>
                              <w:spacing w:line="240" w:lineRule="auto"/>
                            </w:pPr>
                            <w:ins w:id="67" w:author="Simson Example" w:date="2018-12-11T15:55:00Z">
                              <w:r>
                                <w:t>1</w:t>
                              </w:r>
                            </w:ins>
                            <w:ins w:id="68" w:author="Simson Example" w:date="2018-12-11T15:56:00Z">
                              <w:r>
                                <w:t>1</w:t>
                              </w:r>
                            </w:ins>
                            <w:del w:id="69" w:author="Simson Example" w:date="2018-12-11T15:55:00Z">
                              <w:r w:rsidR="00FA6093" w:rsidDel="005018C0">
                                <w:delText>08</w:delText>
                              </w:r>
                            </w:del>
                            <w:r w:rsidR="00FA6093">
                              <w:t>.12.2018</w:t>
                            </w:r>
                          </w:p>
                        </w:tc>
                        <w:tc>
                          <w:tcPr>
                            <w:tcW w:w="2728" w:type="dxa"/>
                          </w:tcPr>
                          <w:p w14:paraId="03BD79B8" w14:textId="04642220" w:rsidR="00FA6093" w:rsidRPr="00F52A45" w:rsidRDefault="00FA6093" w:rsidP="00706FDF">
                            <w:pPr>
                              <w:spacing w:line="240" w:lineRule="auto"/>
                            </w:pPr>
                            <w:r w:rsidRPr="00F52A45">
                              <w:t xml:space="preserve">Fahri Kus, Matthias Eberlein, Simon </w:t>
                            </w:r>
                            <w:proofErr w:type="spellStart"/>
                            <w:r w:rsidRPr="00F52A45">
                              <w:t>Kreuziger</w:t>
                            </w:r>
                            <w:proofErr w:type="spellEnd"/>
                            <w:r w:rsidRPr="00F52A45">
                              <w:t>, Florian Heinrich</w:t>
                            </w:r>
                          </w:p>
                        </w:tc>
                        <w:tc>
                          <w:tcPr>
                            <w:tcW w:w="3888" w:type="dxa"/>
                          </w:tcPr>
                          <w:p w14:paraId="16F3291D" w14:textId="3AB6EBA9" w:rsidR="00FA6093" w:rsidRDefault="007A1BA7" w:rsidP="00706FDF">
                            <w:pPr>
                              <w:spacing w:line="240" w:lineRule="auto"/>
                            </w:pPr>
                            <w:ins w:id="70" w:author="Simson Example" w:date="2018-12-11T15:53:00Z">
                              <w:r>
                                <w:t xml:space="preserve">Grundlegende </w:t>
                              </w:r>
                            </w:ins>
                            <w:proofErr w:type="spellStart"/>
                            <w:ins w:id="71" w:author="Florian" w:date="2018-12-11T18:17:00Z">
                              <w:r w:rsidR="00DA5414">
                                <w:t>U</w:t>
                              </w:r>
                            </w:ins>
                            <w:ins w:id="72" w:author="Simson Example" w:date="2018-12-11T15:53:00Z">
                              <w:del w:id="73" w:author="Florian" w:date="2018-12-11T18:17:00Z">
                                <w:r w:rsidDel="00DA5414">
                                  <w:delText>Ü</w:delText>
                                </w:r>
                              </w:del>
                              <w:r>
                                <w:t>berarbeitung</w:t>
                              </w:r>
                            </w:ins>
                            <w:proofErr w:type="spellEnd"/>
                          </w:p>
                        </w:tc>
                      </w:tr>
                    </w:tbl>
                    <w:p w14:paraId="32B5D19E" w14:textId="77777777" w:rsidR="00FA6093" w:rsidRDefault="00FA6093" w:rsidP="00B117D0">
                      <w:pPr>
                        <w:spacing w:after="0" w:line="240" w:lineRule="auto"/>
                      </w:pPr>
                    </w:p>
                    <w:p w14:paraId="04375EA9" w14:textId="77777777" w:rsidR="00FA6093" w:rsidRDefault="00FA6093" w:rsidP="00B117D0"/>
                  </w:txbxContent>
                </v:textbox>
                <w10:wrap type="topAndBottom" anchorx="margin" anchory="margin"/>
              </v:rect>
            </w:pict>
          </mc:Fallback>
        </mc:AlternateContent>
      </w:r>
      <w:r w:rsidR="00DB4EF9" w:rsidRPr="00B117D0">
        <w:rPr>
          <w:lang w:val="en-US"/>
        </w:rPr>
        <w:br w:type="page"/>
      </w:r>
    </w:p>
    <w:p w14:paraId="05B2785B" w14:textId="0B0FB18D" w:rsidR="00E90B0E" w:rsidRDefault="00EA2E1E" w:rsidP="00EA2E1E">
      <w:pPr>
        <w:pStyle w:val="Heading1"/>
        <w:spacing w:after="240"/>
      </w:pPr>
      <w:bookmarkStart w:id="74" w:name="_Ref526954106"/>
      <w:bookmarkStart w:id="75" w:name="_Toc527217651"/>
      <w:bookmarkStart w:id="76" w:name="_Ref529199142"/>
      <w:bookmarkStart w:id="77" w:name="_Ref529199243"/>
      <w:bookmarkStart w:id="78" w:name="_Ref529199253"/>
      <w:bookmarkStart w:id="79" w:name="_Ref529199257"/>
      <w:bookmarkStart w:id="80" w:name="_Ref529199260"/>
      <w:bookmarkStart w:id="81" w:name="_Toc532316533"/>
      <w:bookmarkEnd w:id="0"/>
      <w:bookmarkEnd w:id="1"/>
      <w:r>
        <w:lastRenderedPageBreak/>
        <w:t>Daten</w:t>
      </w:r>
      <w:bookmarkEnd w:id="74"/>
      <w:r w:rsidR="005833B2">
        <w:t>schema</w:t>
      </w:r>
      <w:bookmarkEnd w:id="75"/>
      <w:bookmarkEnd w:id="76"/>
      <w:bookmarkEnd w:id="77"/>
      <w:bookmarkEnd w:id="78"/>
      <w:bookmarkEnd w:id="79"/>
      <w:bookmarkEnd w:id="80"/>
      <w:bookmarkEnd w:id="81"/>
    </w:p>
    <w:p w14:paraId="45FC8A4C" w14:textId="1648CDD7" w:rsidR="00BD1AB4" w:rsidRDefault="00BD1AB4" w:rsidP="00656B77">
      <w:pPr>
        <w:pStyle w:val="FlietextTH"/>
      </w:pPr>
      <w:r>
        <w:t>Das Datenschema</w:t>
      </w:r>
      <w:r w:rsidRPr="00BD1AB4">
        <w:t xml:space="preserve"> des Systems </w:t>
      </w:r>
      <w:r>
        <w:t>ist i</w:t>
      </w:r>
      <w:r w:rsidR="009D7871">
        <w:t>n</w:t>
      </w:r>
      <w:r>
        <w:t xml:space="preserve"> der Systemspezifikation </w:t>
      </w:r>
      <w:r w:rsidRPr="00BD1AB4">
        <w:t>ausreichend genau beschrieben worden. Eine detailliertere Spezifikation diese</w:t>
      </w:r>
      <w:r>
        <w:t>s</w:t>
      </w:r>
      <w:r w:rsidRPr="00BD1AB4">
        <w:t xml:space="preserve"> </w:t>
      </w:r>
      <w:r>
        <w:t>Datenschema</w:t>
      </w:r>
      <w:r w:rsidRPr="00BD1AB4">
        <w:t xml:space="preserve"> wird deshalb in diesem Kapitel nicht erstellt.</w:t>
      </w:r>
    </w:p>
    <w:p w14:paraId="7EB0540E" w14:textId="67048CA4" w:rsidR="000F7437" w:rsidRDefault="000F7437" w:rsidP="000F7437">
      <w:pPr>
        <w:pStyle w:val="FlietextTH"/>
      </w:pPr>
    </w:p>
    <w:p w14:paraId="22007A7E" w14:textId="7E5CEA75" w:rsidR="005833B2" w:rsidRPr="00EA2E1E" w:rsidRDefault="005833B2" w:rsidP="005833B2">
      <w:pPr>
        <w:pStyle w:val="Heading1"/>
        <w:spacing w:after="240"/>
      </w:pPr>
      <w:bookmarkStart w:id="82" w:name="_Toc527217652"/>
      <w:bookmarkStart w:id="83" w:name="_Toc532316534"/>
      <w:r>
        <w:lastRenderedPageBreak/>
        <w:t>Komponentenarchitektur</w:t>
      </w:r>
      <w:r w:rsidR="009F7E8A">
        <w:t xml:space="preserve"> (Bausteinsicht)</w:t>
      </w:r>
      <w:bookmarkEnd w:id="82"/>
      <w:bookmarkEnd w:id="83"/>
    </w:p>
    <w:p w14:paraId="6003EB9B" w14:textId="14018E2F" w:rsidR="00C9414C" w:rsidRDefault="00AF4538" w:rsidP="009D7871">
      <w:pPr>
        <w:pStyle w:val="FlietextTH"/>
        <w:jc w:val="center"/>
      </w:pPr>
      <w:r>
        <w:rPr>
          <w:noProof/>
          <w:sz w:val="12"/>
        </w:rPr>
        <w:drawing>
          <wp:inline distT="0" distB="0" distL="0" distR="0" wp14:anchorId="1AB85D52" wp14:editId="0C0D44D1">
            <wp:extent cx="4649428" cy="5499749"/>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schirmfoto 2018-12-09 um 16.42.44.png"/>
                    <pic:cNvPicPr/>
                  </pic:nvPicPr>
                  <pic:blipFill>
                    <a:blip r:embed="rId9">
                      <a:extLst>
                        <a:ext uri="{28A0092B-C50C-407E-A947-70E740481C1C}">
                          <a14:useLocalDpi xmlns:a14="http://schemas.microsoft.com/office/drawing/2010/main" val="0"/>
                        </a:ext>
                      </a:extLst>
                    </a:blip>
                    <a:stretch>
                      <a:fillRect/>
                    </a:stretch>
                  </pic:blipFill>
                  <pic:spPr>
                    <a:xfrm>
                      <a:off x="0" y="0"/>
                      <a:ext cx="4728404" cy="5593169"/>
                    </a:xfrm>
                    <a:prstGeom prst="rect">
                      <a:avLst/>
                    </a:prstGeom>
                  </pic:spPr>
                </pic:pic>
              </a:graphicData>
            </a:graphic>
          </wp:inline>
        </w:drawing>
      </w:r>
    </w:p>
    <w:p w14:paraId="25A9386A" w14:textId="1038360D" w:rsidR="0023599C" w:rsidRDefault="0023599C" w:rsidP="009D7871">
      <w:pPr>
        <w:pStyle w:val="FlietextTH"/>
        <w:jc w:val="center"/>
      </w:pPr>
      <w:r>
        <w:t>Abbildung 1.1: Komponentendiagram</w:t>
      </w:r>
      <w:r w:rsidR="008B0F0E">
        <w:t>m</w:t>
      </w:r>
      <w:r w:rsidR="007530CB">
        <w:t>: Internes</w:t>
      </w:r>
      <w:r>
        <w:t xml:space="preserve"> System</w:t>
      </w:r>
    </w:p>
    <w:p w14:paraId="577E45FF" w14:textId="29B796EE" w:rsidR="0034620B" w:rsidRPr="0034620B" w:rsidRDefault="0034620B" w:rsidP="009D7871">
      <w:pPr>
        <w:pStyle w:val="FlietextTH"/>
        <w:jc w:val="center"/>
        <w:rPr>
          <w:sz w:val="12"/>
        </w:rPr>
      </w:pPr>
    </w:p>
    <w:p w14:paraId="1A1CED77" w14:textId="08554101" w:rsidR="0034620B" w:rsidRDefault="008C321B" w:rsidP="00806E3B">
      <w:pPr>
        <w:pStyle w:val="FlietextTH"/>
      </w:pPr>
      <w:del w:id="84" w:author="Simson Example" w:date="2018-12-10T13:12:00Z">
        <w:r w:rsidDel="00F576C8">
          <w:delText xml:space="preserve">In </w:delText>
        </w:r>
      </w:del>
      <w:r>
        <w:t xml:space="preserve">Abbildung 1.1 </w:t>
      </w:r>
      <w:del w:id="85" w:author="Simson Example" w:date="2018-12-10T13:12:00Z">
        <w:r w:rsidDel="00F576C8">
          <w:delText xml:space="preserve">ist </w:delText>
        </w:r>
      </w:del>
      <w:ins w:id="86" w:author="Simson Example" w:date="2018-12-10T13:12:00Z">
        <w:r w:rsidR="00F576C8">
          <w:t xml:space="preserve">stellt </w:t>
        </w:r>
      </w:ins>
      <w:r>
        <w:t>ein REST-</w:t>
      </w:r>
      <w:r w:rsidR="00806E3B">
        <w:t>Architekturstil</w:t>
      </w:r>
      <w:r>
        <w:t xml:space="preserve"> </w:t>
      </w:r>
      <w:r w:rsidR="00DB11BF">
        <w:t xml:space="preserve">basiertes </w:t>
      </w:r>
      <w:r w:rsidR="007F102B">
        <w:t xml:space="preserve">System </w:t>
      </w:r>
      <w:del w:id="87" w:author="Simson Example" w:date="2018-12-10T13:12:00Z">
        <w:r w:rsidR="007F102B" w:rsidDel="00F576C8">
          <w:delText>zu sehen</w:delText>
        </w:r>
      </w:del>
      <w:ins w:id="88" w:author="Simson Example" w:date="2018-12-10T13:12:00Z">
        <w:r w:rsidR="00F576C8">
          <w:t>dar</w:t>
        </w:r>
      </w:ins>
      <w:del w:id="89" w:author="Simson Example" w:date="2018-12-10T13:13:00Z">
        <w:r w:rsidR="00E41ED4" w:rsidDel="00F576C8">
          <w:delText>, diese</w:delText>
        </w:r>
        <w:r w:rsidR="00E7750C" w:rsidDel="00F576C8">
          <w:delText>s</w:delText>
        </w:r>
      </w:del>
      <w:ins w:id="90" w:author="Simson Example" w:date="2018-12-10T13:13:00Z">
        <w:r w:rsidR="00F576C8">
          <w:t xml:space="preserve"> welches</w:t>
        </w:r>
      </w:ins>
      <w:del w:id="91" w:author="Simson Example" w:date="2018-12-10T13:13:00Z">
        <w:r w:rsidR="00E41ED4" w:rsidDel="00F576C8">
          <w:delText xml:space="preserve"> ist</w:delText>
        </w:r>
      </w:del>
      <w:r w:rsidR="00E7750C">
        <w:t xml:space="preserve"> traditionell</w:t>
      </w:r>
      <w:r w:rsidR="00E41ED4">
        <w:t xml:space="preserve"> </w:t>
      </w:r>
      <w:r w:rsidR="00E7750C">
        <w:t>z</w:t>
      </w:r>
      <w:r w:rsidR="00E41ED4">
        <w:t>ustandslos</w:t>
      </w:r>
      <w:ins w:id="92" w:author="Simson Example" w:date="2018-12-10T13:13:00Z">
        <w:r w:rsidR="00F576C8">
          <w:t xml:space="preserve"> ist</w:t>
        </w:r>
      </w:ins>
      <w:r w:rsidR="00E41ED4">
        <w:t>.</w:t>
      </w:r>
      <w:r w:rsidR="007F102B">
        <w:t xml:space="preserve"> </w:t>
      </w:r>
    </w:p>
    <w:p w14:paraId="0F1B8776" w14:textId="14E3E49A" w:rsidR="00806E3B" w:rsidRDefault="007F102B" w:rsidP="00806E3B">
      <w:pPr>
        <w:pStyle w:val="FlietextTH"/>
      </w:pPr>
      <w:r>
        <w:t>Die Komponenten</w:t>
      </w:r>
      <w:r w:rsidR="00E7750C">
        <w:rPr>
          <w:rStyle w:val="FootnoteReference"/>
        </w:rPr>
        <w:footnoteReference w:id="1"/>
      </w:r>
      <w:r>
        <w:t xml:space="preserve"> werden i</w:t>
      </w:r>
      <w:ins w:id="94" w:author="Simson Example" w:date="2018-12-10T13:14:00Z">
        <w:r w:rsidR="00F576C8">
          <w:t>m</w:t>
        </w:r>
      </w:ins>
      <w:del w:id="95" w:author="Simson Example" w:date="2018-12-10T13:14:00Z">
        <w:r w:rsidDel="00F576C8">
          <w:delText>n</w:delText>
        </w:r>
      </w:del>
      <w:r>
        <w:t xml:space="preserve"> </w:t>
      </w:r>
      <w:del w:id="96" w:author="Simson Example" w:date="2018-12-10T13:14:00Z">
        <w:r w:rsidDel="00F576C8">
          <w:delText xml:space="preserve">kommenden </w:delText>
        </w:r>
      </w:del>
      <w:r>
        <w:t>Kapitel</w:t>
      </w:r>
      <w:ins w:id="97" w:author="Simson Example" w:date="2018-12-10T13:14:00Z">
        <w:r w:rsidR="00F576C8">
          <w:t xml:space="preserve"> </w:t>
        </w:r>
      </w:ins>
      <w:ins w:id="98" w:author="Simson Example" w:date="2018-12-10T13:15:00Z">
        <w:r w:rsidR="00F576C8">
          <w:fldChar w:fldCharType="begin"/>
        </w:r>
        <w:r w:rsidR="00F576C8">
          <w:instrText xml:space="preserve"> HYPERLINK  \l "_Komponentenspezifikation" </w:instrText>
        </w:r>
        <w:r w:rsidR="00F576C8">
          <w:fldChar w:fldCharType="separate"/>
        </w:r>
        <w:r w:rsidR="00F576C8" w:rsidRPr="00F576C8">
          <w:rPr>
            <w:rStyle w:val="Hyperlink"/>
          </w:rPr>
          <w:t>Komponentenspezifikation</w:t>
        </w:r>
        <w:r w:rsidR="00F576C8">
          <w:fldChar w:fldCharType="end"/>
        </w:r>
      </w:ins>
      <w:del w:id="99" w:author="Simson Example" w:date="2018-12-10T13:14:00Z">
        <w:r w:rsidDel="00F576C8">
          <w:delText>n</w:delText>
        </w:r>
      </w:del>
      <w:r>
        <w:t xml:space="preserve"> näher</w:t>
      </w:r>
      <w:del w:id="100" w:author="Simson Example" w:date="2018-12-10T13:15:00Z">
        <w:r w:rsidDel="00F576C8">
          <w:delText xml:space="preserve"> </w:delText>
        </w:r>
      </w:del>
      <w:ins w:id="101" w:author="Simson Example" w:date="2018-12-10T13:15:00Z">
        <w:r w:rsidR="00F576C8">
          <w:t xml:space="preserve"> erläutert</w:t>
        </w:r>
      </w:ins>
      <w:del w:id="102" w:author="Simson Example" w:date="2018-12-10T13:15:00Z">
        <w:r w:rsidDel="00F576C8">
          <w:delText>spezifiziert</w:delText>
        </w:r>
      </w:del>
      <w:ins w:id="103" w:author="Simson Example" w:date="2018-12-10T10:58:00Z">
        <w:r w:rsidR="0066343F">
          <w:t>.</w:t>
        </w:r>
      </w:ins>
      <w:del w:id="104" w:author="Simson Example" w:date="2018-12-10T10:58:00Z">
        <w:r w:rsidDel="0066343F">
          <w:delText>, wobei</w:delText>
        </w:r>
        <w:r w:rsidR="008C321B" w:rsidDel="0066343F">
          <w:delText xml:space="preserve"> der Inhalt des Packages</w:delText>
        </w:r>
        <w:r w:rsidDel="0066343F">
          <w:delText xml:space="preserve">: „Pages“ </w:delText>
        </w:r>
        <w:r w:rsidR="008C321B" w:rsidDel="0066343F">
          <w:delText xml:space="preserve">die GUI </w:delText>
        </w:r>
        <w:r w:rsidDel="0066343F">
          <w:delText>beinh</w:delText>
        </w:r>
        <w:r w:rsidR="00E7750C" w:rsidDel="0066343F">
          <w:delText>a</w:delText>
        </w:r>
        <w:r w:rsidDel="0066343F">
          <w:delText>lt</w:delText>
        </w:r>
        <w:r w:rsidR="00E7750C" w:rsidDel="0066343F">
          <w:delText>et</w:delText>
        </w:r>
        <w:r w:rsidDel="0066343F">
          <w:delText xml:space="preserve"> </w:delText>
        </w:r>
        <w:r w:rsidR="008C321B" w:rsidDel="0066343F">
          <w:delText>und nicht weiter erläutert</w:delText>
        </w:r>
        <w:r w:rsidDel="0066343F">
          <w:delText xml:space="preserve"> wird.</w:delText>
        </w:r>
      </w:del>
    </w:p>
    <w:p w14:paraId="2175FA75" w14:textId="3AC2739E" w:rsidR="00AC00EB" w:rsidRDefault="00AC00EB" w:rsidP="00AC00EB">
      <w:pPr>
        <w:pStyle w:val="FlietextTH"/>
        <w:jc w:val="center"/>
      </w:pPr>
      <w:r>
        <w:rPr>
          <w:noProof/>
        </w:rPr>
        <w:lastRenderedPageBreak/>
        <w:drawing>
          <wp:inline distT="0" distB="0" distL="0" distR="0" wp14:anchorId="7C274595" wp14:editId="26CEBAD7">
            <wp:extent cx="2857500" cy="3524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mponentPhpMyAdminDiagram.png"/>
                    <pic:cNvPicPr/>
                  </pic:nvPicPr>
                  <pic:blipFill>
                    <a:blip r:embed="rId10">
                      <a:extLst>
                        <a:ext uri="{28A0092B-C50C-407E-A947-70E740481C1C}">
                          <a14:useLocalDpi xmlns:a14="http://schemas.microsoft.com/office/drawing/2010/main" val="0"/>
                        </a:ext>
                      </a:extLst>
                    </a:blip>
                    <a:stretch>
                      <a:fillRect/>
                    </a:stretch>
                  </pic:blipFill>
                  <pic:spPr>
                    <a:xfrm>
                      <a:off x="0" y="0"/>
                      <a:ext cx="2857500" cy="3524250"/>
                    </a:xfrm>
                    <a:prstGeom prst="rect">
                      <a:avLst/>
                    </a:prstGeom>
                  </pic:spPr>
                </pic:pic>
              </a:graphicData>
            </a:graphic>
          </wp:inline>
        </w:drawing>
      </w:r>
    </w:p>
    <w:p w14:paraId="224B3FDD" w14:textId="6453FE50" w:rsidR="0023599C" w:rsidRDefault="0023599C" w:rsidP="0023599C">
      <w:pPr>
        <w:pStyle w:val="FlietextTH"/>
        <w:jc w:val="center"/>
      </w:pPr>
      <w:r>
        <w:t>Abbildung 1.2: Komponentendiagram</w:t>
      </w:r>
      <w:r w:rsidR="008B0F0E">
        <w:t>m</w:t>
      </w:r>
      <w:r w:rsidR="007530CB">
        <w:t>: Externes</w:t>
      </w:r>
      <w:r>
        <w:t xml:space="preserve"> System</w:t>
      </w:r>
    </w:p>
    <w:p w14:paraId="50DA501C" w14:textId="77777777" w:rsidR="0023599C" w:rsidRDefault="0023599C" w:rsidP="00AC00EB">
      <w:pPr>
        <w:pStyle w:val="FlietextTH"/>
        <w:jc w:val="center"/>
      </w:pPr>
    </w:p>
    <w:p w14:paraId="19FBB52C" w14:textId="26263878" w:rsidR="0052657F" w:rsidRDefault="0052657F" w:rsidP="0052657F">
      <w:pPr>
        <w:pStyle w:val="FlietextTH"/>
      </w:pPr>
      <w:r>
        <w:t>Die Lastenfälle des Admins werden auf eine bereits existierende, externe Komponente</w:t>
      </w:r>
      <w:r w:rsidR="00497880">
        <w:t xml:space="preserve">, </w:t>
      </w:r>
      <w:hyperlink r:id="rId11" w:history="1">
        <w:r w:rsidR="00497880" w:rsidRPr="00AC00EB">
          <w:rPr>
            <w:rStyle w:val="Hyperlink"/>
            <w:color w:val="0044CC"/>
            <w:u w:val="single"/>
          </w:rPr>
          <w:t>phpMyAdmin</w:t>
        </w:r>
      </w:hyperlink>
      <w:r w:rsidR="00AC00EB" w:rsidRPr="00AC00EB">
        <w:rPr>
          <w:rStyle w:val="FootnoteReference"/>
          <w:color w:val="0044CC"/>
        </w:rPr>
        <w:footnoteReference w:id="2"/>
      </w:r>
      <w:r w:rsidR="00497880">
        <w:t>,</w:t>
      </w:r>
      <w:r>
        <w:t xml:space="preserve"> ausgelagert. Alle Lastenfälle werden durch diese Komponente realisiert. Zusätzlich biete</w:t>
      </w:r>
      <w:r w:rsidR="00497880">
        <w:t>t diese viele weitere mächtige Vorteile wie Beispielsweise eine Ex- und Import Schnittstelle.</w:t>
      </w:r>
    </w:p>
    <w:p w14:paraId="475EEA19" w14:textId="2311E097" w:rsidR="00AC00EB" w:rsidRDefault="00AC00EB" w:rsidP="0052657F">
      <w:pPr>
        <w:pStyle w:val="FlietextTH"/>
      </w:pPr>
      <w:r>
        <w:t xml:space="preserve">phpMyAdmin bietet auch eine umfangreiche Dokumentation unter folgendem Link: </w:t>
      </w:r>
      <w:hyperlink r:id="rId12" w:history="1">
        <w:r w:rsidRPr="00AC00EB">
          <w:rPr>
            <w:rStyle w:val="Hyperlink"/>
            <w:color w:val="0044CC"/>
            <w:u w:val="single"/>
          </w:rPr>
          <w:t>https://www.phpmyadmin.net/docs/</w:t>
        </w:r>
      </w:hyperlink>
      <w:r w:rsidRPr="00AC00EB">
        <w:rPr>
          <w:rStyle w:val="FootnoteReference"/>
          <w:color w:val="0044CC"/>
        </w:rPr>
        <w:footnoteReference w:id="3"/>
      </w:r>
    </w:p>
    <w:p w14:paraId="17273CC5" w14:textId="3457559D" w:rsidR="00A273C9" w:rsidRDefault="00A273C9">
      <w:pPr>
        <w:rPr>
          <w:ins w:id="110" w:author="Simson Example" w:date="2018-12-11T14:31:00Z"/>
          <w:color w:val="000000" w:themeColor="text1"/>
        </w:rPr>
      </w:pPr>
      <w:ins w:id="111" w:author="Simson Example" w:date="2018-12-11T14:31:00Z">
        <w:r>
          <w:br w:type="page"/>
        </w:r>
      </w:ins>
    </w:p>
    <w:p w14:paraId="373E1407" w14:textId="4C185E59" w:rsidR="00846B34" w:rsidRDefault="00846B34" w:rsidP="00846B34">
      <w:pPr>
        <w:pStyle w:val="Heading2"/>
        <w:spacing w:before="360" w:after="120"/>
        <w:rPr>
          <w:ins w:id="112" w:author="Simson Example" w:date="2018-12-11T15:25:00Z"/>
        </w:rPr>
      </w:pPr>
      <w:bookmarkStart w:id="113" w:name="_Toc532316535"/>
      <w:ins w:id="114" w:author="Simson Example" w:date="2018-12-11T14:31:00Z">
        <w:r>
          <w:lastRenderedPageBreak/>
          <w:t>Sequenzdiagramm zu</w:t>
        </w:r>
      </w:ins>
      <w:ins w:id="115" w:author="Simson Example" w:date="2018-12-11T14:32:00Z">
        <w:r>
          <w:t>r</w:t>
        </w:r>
      </w:ins>
      <w:ins w:id="116" w:author="Simson Example" w:date="2018-12-11T14:31:00Z">
        <w:r>
          <w:t xml:space="preserve"> </w:t>
        </w:r>
        <w:proofErr w:type="spellStart"/>
        <w:r>
          <w:t>REST</w:t>
        </w:r>
      </w:ins>
      <w:ins w:id="117" w:author="Simson Example" w:date="2018-12-11T14:32:00Z">
        <w:r>
          <w:t>ful</w:t>
        </w:r>
        <w:proofErr w:type="spellEnd"/>
        <w:r>
          <w:t xml:space="preserve"> API</w:t>
        </w:r>
        <w:bookmarkEnd w:id="113"/>
        <w:r>
          <w:t xml:space="preserve"> </w:t>
        </w:r>
      </w:ins>
    </w:p>
    <w:p w14:paraId="5DE84C6E" w14:textId="77777777" w:rsidR="00607FFE" w:rsidRPr="00E75615" w:rsidRDefault="00607FFE">
      <w:pPr>
        <w:pStyle w:val="FlietextTH"/>
        <w:rPr>
          <w:ins w:id="118" w:author="Simson Example" w:date="2018-12-11T14:34:00Z"/>
        </w:rPr>
        <w:pPrChange w:id="119" w:author="Simson Example" w:date="2018-12-11T15:25:00Z">
          <w:pPr>
            <w:pStyle w:val="Heading2"/>
            <w:spacing w:before="360" w:after="120"/>
          </w:pPr>
        </w:pPrChange>
      </w:pPr>
    </w:p>
    <w:p w14:paraId="076745AE" w14:textId="2D2C034D" w:rsidR="004A24B7" w:rsidRDefault="004A24B7">
      <w:pPr>
        <w:pStyle w:val="FlietextTH"/>
        <w:jc w:val="center"/>
        <w:rPr>
          <w:ins w:id="120" w:author="Simson Example" w:date="2018-12-11T15:03:00Z"/>
        </w:rPr>
        <w:pPrChange w:id="121" w:author="Simson Example" w:date="2018-12-11T15:03:00Z">
          <w:pPr>
            <w:pStyle w:val="FlietextTH"/>
          </w:pPr>
        </w:pPrChange>
      </w:pPr>
      <w:ins w:id="122" w:author="Simson Example" w:date="2018-12-11T15:02:00Z">
        <w:r>
          <w:rPr>
            <w:noProof/>
          </w:rPr>
          <w:drawing>
            <wp:inline distT="0" distB="0" distL="0" distR="0" wp14:anchorId="1BA2E80A" wp14:editId="42176E3C">
              <wp:extent cx="2762039" cy="1533525"/>
              <wp:effectExtent l="0" t="0" r="635"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schirmfoto 2018-12-11 um 15.01.40.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87678" cy="1547760"/>
                      </a:xfrm>
                      <a:prstGeom prst="rect">
                        <a:avLst/>
                      </a:prstGeom>
                    </pic:spPr>
                  </pic:pic>
                </a:graphicData>
              </a:graphic>
            </wp:inline>
          </w:drawing>
        </w:r>
      </w:ins>
    </w:p>
    <w:p w14:paraId="50D71D33" w14:textId="59B86C68" w:rsidR="00495BBC" w:rsidRDefault="00495BBC">
      <w:pPr>
        <w:pStyle w:val="FlietextTH"/>
        <w:jc w:val="center"/>
        <w:rPr>
          <w:ins w:id="123" w:author="Simson Example" w:date="2018-12-11T15:03:00Z"/>
        </w:rPr>
        <w:pPrChange w:id="124" w:author="Simson Example" w:date="2018-12-11T15:04:00Z">
          <w:pPr>
            <w:pStyle w:val="FlietextTH"/>
          </w:pPr>
        </w:pPrChange>
      </w:pPr>
      <w:ins w:id="125" w:author="Simson Example" w:date="2018-12-11T14:59:00Z">
        <w:r w:rsidRPr="004A24B7">
          <w:rPr>
            <w:rFonts w:ascii="Calibri" w:eastAsia="Calibri" w:hAnsi="Calibri"/>
            <w:noProof/>
            <w:color w:val="auto"/>
            <w:sz w:val="22"/>
            <w:szCs w:val="22"/>
            <w:lang w:eastAsia="en-US"/>
          </w:rPr>
          <mc:AlternateContent>
            <mc:Choice Requires="wps">
              <w:drawing>
                <wp:anchor distT="118745" distB="118745" distL="114300" distR="114300" simplePos="0" relativeHeight="251662848" behindDoc="0" locked="0" layoutInCell="0" allowOverlap="1" wp14:anchorId="7C14D41B" wp14:editId="27717CAF">
                  <wp:simplePos x="0" y="0"/>
                  <wp:positionH relativeFrom="column">
                    <wp:posOffset>-9525</wp:posOffset>
                  </wp:positionH>
                  <wp:positionV relativeFrom="paragraph">
                    <wp:posOffset>374650</wp:posOffset>
                  </wp:positionV>
                  <wp:extent cx="5707380" cy="3105150"/>
                  <wp:effectExtent l="0" t="0" r="0" b="0"/>
                  <wp:wrapSquare wrapText="bothSides"/>
                  <wp:docPr id="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3105150"/>
                          </a:xfrm>
                          <a:prstGeom prst="rect">
                            <a:avLst/>
                          </a:prstGeom>
                          <a:noFill/>
                          <a:extLst>
                            <a:ext uri="{53640926-AAD7-44D8-BBD7-CCE9431645EC}">
                              <a14:shadowObscured xmlns:a14="http://schemas.microsoft.com/office/drawing/2010/main" val="1"/>
                            </a:ext>
                          </a:extLst>
                        </wps:spPr>
                        <wps:txbx>
                          <w:txbxContent>
                            <w:p w14:paraId="328E57DE" w14:textId="77777777" w:rsidR="000E18E9" w:rsidRDefault="000E18E9" w:rsidP="004A24B7">
                              <w:pPr>
                                <w:pBdr>
                                  <w:left w:val="single" w:sz="12" w:space="9" w:color="4472C4"/>
                                </w:pBdr>
                                <w:spacing w:after="0"/>
                                <w:rPr>
                                  <w:ins w:id="126" w:author="Florian" w:date="2018-12-11T18:18:00Z"/>
                                  <w:i/>
                                  <w:iCs/>
                                  <w:color w:val="2F5496"/>
                                  <w:szCs w:val="24"/>
                                </w:rPr>
                              </w:pPr>
                            </w:p>
                            <w:p w14:paraId="140E7CC0" w14:textId="44413E36" w:rsidR="004A24B7" w:rsidRPr="00DA5414" w:rsidRDefault="004A24B7" w:rsidP="004A24B7">
                              <w:pPr>
                                <w:pBdr>
                                  <w:left w:val="single" w:sz="12" w:space="9" w:color="4472C4"/>
                                </w:pBdr>
                                <w:spacing w:after="0"/>
                                <w:rPr>
                                  <w:i/>
                                  <w:iCs/>
                                  <w:color w:val="2F5496"/>
                                  <w:szCs w:val="24"/>
                                  <w:rPrChange w:id="127" w:author="Florian" w:date="2018-12-11T18:08:00Z">
                                    <w:rPr>
                                      <w:i/>
                                      <w:iCs/>
                                      <w:color w:val="2F5496"/>
                                      <w:sz w:val="24"/>
                                      <w:szCs w:val="24"/>
                                    </w:rPr>
                                  </w:rPrChange>
                                </w:rPr>
                              </w:pPr>
                              <w:r w:rsidRPr="00DA5414">
                                <w:rPr>
                                  <w:i/>
                                  <w:iCs/>
                                  <w:color w:val="2F5496"/>
                                  <w:szCs w:val="24"/>
                                  <w:rPrChange w:id="128" w:author="Florian" w:date="2018-12-11T18:08:00Z">
                                    <w:rPr>
                                      <w:i/>
                                      <w:iCs/>
                                      <w:color w:val="2F5496"/>
                                      <w:sz w:val="24"/>
                                      <w:szCs w:val="24"/>
                                    </w:rPr>
                                  </w:rPrChange>
                                </w:rPr>
                                <w:t>Zitat Wikipedia</w:t>
                              </w:r>
                              <w:ins w:id="129" w:author="Florian" w:date="2018-12-11T18:27:00Z">
                                <w:r w:rsidR="000E18E9" w:rsidRPr="000E18E9">
                                  <w:rPr>
                                    <w:iCs/>
                                    <w:color w:val="2F5496"/>
                                    <w:szCs w:val="24"/>
                                    <w:vertAlign w:val="superscript"/>
                                    <w:rPrChange w:id="130" w:author="Florian" w:date="2018-12-11T18:27:00Z">
                                      <w:rPr>
                                        <w:i/>
                                        <w:iCs/>
                                        <w:color w:val="2F5496"/>
                                        <w:szCs w:val="24"/>
                                      </w:rPr>
                                    </w:rPrChange>
                                  </w:rPr>
                                  <w:t>4</w:t>
                                </w:r>
                              </w:ins>
                            </w:p>
                            <w:p w14:paraId="0AD48C93" w14:textId="77777777" w:rsidR="004A24B7" w:rsidRPr="00DA5414" w:rsidRDefault="004A24B7" w:rsidP="004A24B7">
                              <w:pPr>
                                <w:pBdr>
                                  <w:left w:val="single" w:sz="12" w:space="9" w:color="4472C4"/>
                                </w:pBdr>
                                <w:spacing w:after="0"/>
                                <w:rPr>
                                  <w:i/>
                                  <w:iCs/>
                                  <w:color w:val="2F5496"/>
                                  <w:szCs w:val="24"/>
                                  <w:rPrChange w:id="131" w:author="Florian" w:date="2018-12-11T18:08:00Z">
                                    <w:rPr>
                                      <w:i/>
                                      <w:iCs/>
                                      <w:color w:val="2F5496"/>
                                      <w:sz w:val="24"/>
                                      <w:szCs w:val="24"/>
                                    </w:rPr>
                                  </w:rPrChange>
                                </w:rPr>
                              </w:pPr>
                            </w:p>
                            <w:p w14:paraId="17218712" w14:textId="77777777" w:rsidR="004A24B7" w:rsidRPr="00DA5414" w:rsidRDefault="004A24B7" w:rsidP="004A24B7">
                              <w:pPr>
                                <w:pBdr>
                                  <w:left w:val="single" w:sz="12" w:space="9" w:color="4472C4"/>
                                </w:pBdr>
                                <w:spacing w:after="0"/>
                                <w:rPr>
                                  <w:i/>
                                  <w:iCs/>
                                  <w:color w:val="2F5496"/>
                                  <w:szCs w:val="24"/>
                                  <w:rPrChange w:id="132" w:author="Florian" w:date="2018-12-11T18:08:00Z">
                                    <w:rPr>
                                      <w:i/>
                                      <w:iCs/>
                                      <w:color w:val="2F5496"/>
                                      <w:sz w:val="24"/>
                                      <w:szCs w:val="24"/>
                                    </w:rPr>
                                  </w:rPrChange>
                                </w:rPr>
                              </w:pPr>
                              <w:proofErr w:type="spellStart"/>
                              <w:r w:rsidRPr="00DA5414">
                                <w:rPr>
                                  <w:i/>
                                  <w:iCs/>
                                  <w:color w:val="2F5496"/>
                                  <w:szCs w:val="24"/>
                                  <w:rPrChange w:id="133" w:author="Florian" w:date="2018-12-11T18:08:00Z">
                                    <w:rPr>
                                      <w:i/>
                                      <w:iCs/>
                                      <w:color w:val="2F5496"/>
                                      <w:sz w:val="24"/>
                                      <w:szCs w:val="24"/>
                                    </w:rPr>
                                  </w:rPrChange>
                                </w:rPr>
                                <w:t>Representational</w:t>
                              </w:r>
                              <w:proofErr w:type="spellEnd"/>
                              <w:r w:rsidRPr="00DA5414">
                                <w:rPr>
                                  <w:i/>
                                  <w:iCs/>
                                  <w:color w:val="2F5496"/>
                                  <w:szCs w:val="24"/>
                                  <w:rPrChange w:id="134" w:author="Florian" w:date="2018-12-11T18:08:00Z">
                                    <w:rPr>
                                      <w:i/>
                                      <w:iCs/>
                                      <w:color w:val="2F5496"/>
                                      <w:sz w:val="24"/>
                                      <w:szCs w:val="24"/>
                                    </w:rPr>
                                  </w:rPrChange>
                                </w:rPr>
                                <w:t xml:space="preserve"> State Transfer (abgekürzt REST, seltener auch </w:t>
                              </w:r>
                              <w:proofErr w:type="spellStart"/>
                              <w:r w:rsidRPr="00DA5414">
                                <w:rPr>
                                  <w:i/>
                                  <w:iCs/>
                                  <w:color w:val="2F5496"/>
                                  <w:szCs w:val="24"/>
                                  <w:rPrChange w:id="135" w:author="Florian" w:date="2018-12-11T18:08:00Z">
                                    <w:rPr>
                                      <w:i/>
                                      <w:iCs/>
                                      <w:color w:val="2F5496"/>
                                      <w:sz w:val="24"/>
                                      <w:szCs w:val="24"/>
                                    </w:rPr>
                                  </w:rPrChange>
                                </w:rPr>
                                <w:t>ReST</w:t>
                              </w:r>
                              <w:proofErr w:type="spellEnd"/>
                              <w:r w:rsidRPr="00DA5414">
                                <w:rPr>
                                  <w:i/>
                                  <w:iCs/>
                                  <w:color w:val="2F5496"/>
                                  <w:szCs w:val="24"/>
                                  <w:rPrChange w:id="136" w:author="Florian" w:date="2018-12-11T18:08:00Z">
                                    <w:rPr>
                                      <w:i/>
                                      <w:iCs/>
                                      <w:color w:val="2F5496"/>
                                      <w:sz w:val="24"/>
                                      <w:szCs w:val="24"/>
                                    </w:rPr>
                                  </w:rPrChange>
                                </w:rPr>
                                <w:t xml:space="preserve">) bezeichnet ein Programmierparadigma für verteilte Systeme, insbesondere für Webservices. REST ist eine Abstraktion der Struktur und des Verhaltens des World Wide Web. REST hat das Ziel, einen Architekturstil zu schaffen, der die Anforderungen des modernen Web besser darstellt. </w:t>
                              </w:r>
                            </w:p>
                            <w:p w14:paraId="7C4782B2" w14:textId="77777777" w:rsidR="004A24B7" w:rsidRPr="00DA5414" w:rsidRDefault="004A24B7" w:rsidP="004A24B7">
                              <w:pPr>
                                <w:pBdr>
                                  <w:left w:val="single" w:sz="12" w:space="9" w:color="4472C4"/>
                                </w:pBdr>
                                <w:spacing w:after="0"/>
                                <w:rPr>
                                  <w:i/>
                                  <w:iCs/>
                                  <w:color w:val="2F5496"/>
                                  <w:szCs w:val="24"/>
                                  <w:rPrChange w:id="137" w:author="Florian" w:date="2018-12-11T18:08:00Z">
                                    <w:rPr>
                                      <w:i/>
                                      <w:iCs/>
                                      <w:color w:val="2F5496"/>
                                      <w:sz w:val="24"/>
                                      <w:szCs w:val="24"/>
                                    </w:rPr>
                                  </w:rPrChange>
                                </w:rPr>
                              </w:pPr>
                            </w:p>
                            <w:p w14:paraId="5E6DD99A" w14:textId="381019EA" w:rsidR="004A24B7" w:rsidRPr="00DA5414" w:rsidRDefault="004A24B7" w:rsidP="004A24B7">
                              <w:pPr>
                                <w:pBdr>
                                  <w:left w:val="single" w:sz="12" w:space="9" w:color="4472C4"/>
                                </w:pBdr>
                                <w:spacing w:after="0"/>
                                <w:rPr>
                                  <w:sz w:val="16"/>
                                  <w:rPrChange w:id="138" w:author="Florian" w:date="2018-12-11T18:08:00Z">
                                    <w:rPr>
                                      <w:lang w:val="en-US"/>
                                    </w:rPr>
                                  </w:rPrChange>
                                </w:rPr>
                              </w:pPr>
                              <w:r w:rsidRPr="00DA5414">
                                <w:rPr>
                                  <w:i/>
                                  <w:iCs/>
                                  <w:color w:val="2F5496"/>
                                  <w:szCs w:val="24"/>
                                  <w:rPrChange w:id="139" w:author="Florian" w:date="2018-12-11T18:08:00Z">
                                    <w:rPr>
                                      <w:i/>
                                      <w:iCs/>
                                      <w:color w:val="2F5496"/>
                                      <w:sz w:val="24"/>
                                      <w:szCs w:val="24"/>
                                    </w:rPr>
                                  </w:rPrChange>
                                </w:rPr>
                                <w:t>[…]</w:t>
                              </w:r>
                            </w:p>
                            <w:p w14:paraId="3741DB5D" w14:textId="77777777" w:rsidR="004A24B7" w:rsidRPr="00DA5414" w:rsidRDefault="004A24B7" w:rsidP="004A24B7">
                              <w:pPr>
                                <w:pBdr>
                                  <w:left w:val="single" w:sz="12" w:space="9" w:color="4472C4"/>
                                </w:pBdr>
                                <w:spacing w:after="0"/>
                                <w:rPr>
                                  <w:i/>
                                  <w:iCs/>
                                  <w:color w:val="2F5496"/>
                                  <w:szCs w:val="24"/>
                                  <w:rPrChange w:id="140" w:author="Florian" w:date="2018-12-11T18:08:00Z">
                                    <w:rPr>
                                      <w:i/>
                                      <w:iCs/>
                                      <w:color w:val="2F5496"/>
                                      <w:sz w:val="24"/>
                                      <w:szCs w:val="24"/>
                                    </w:rPr>
                                  </w:rPrChange>
                                </w:rPr>
                              </w:pPr>
                            </w:p>
                            <w:p w14:paraId="74894045" w14:textId="77777777" w:rsidR="004A24B7" w:rsidRPr="00DA5414" w:rsidRDefault="004A24B7" w:rsidP="004A24B7">
                              <w:pPr>
                                <w:pBdr>
                                  <w:left w:val="single" w:sz="12" w:space="9" w:color="4472C4"/>
                                </w:pBdr>
                                <w:spacing w:after="0"/>
                                <w:rPr>
                                  <w:i/>
                                  <w:iCs/>
                                  <w:color w:val="2F5496"/>
                                  <w:szCs w:val="24"/>
                                  <w:rPrChange w:id="141" w:author="Florian" w:date="2018-12-11T18:08:00Z">
                                    <w:rPr>
                                      <w:i/>
                                      <w:iCs/>
                                      <w:color w:val="2F5496"/>
                                      <w:sz w:val="24"/>
                                      <w:szCs w:val="24"/>
                                    </w:rPr>
                                  </w:rPrChange>
                                </w:rPr>
                              </w:pPr>
                              <w:r w:rsidRPr="00DA5414">
                                <w:rPr>
                                  <w:i/>
                                  <w:iCs/>
                                  <w:color w:val="2F5496"/>
                                  <w:szCs w:val="24"/>
                                  <w:rPrChange w:id="142" w:author="Florian" w:date="2018-12-11T18:08:00Z">
                                    <w:rPr>
                                      <w:i/>
                                      <w:iCs/>
                                      <w:color w:val="2F5496"/>
                                      <w:sz w:val="24"/>
                                      <w:szCs w:val="24"/>
                                    </w:rPr>
                                  </w:rPrChange>
                                </w:rPr>
                                <w:t xml:space="preserve">Jede REST-Nachricht enthält alle Informationen, die für den Server bzw. Client notwendig sind, um die Nachricht zu verstehen. Weder der Server noch die Anwendung soll Zustandsinformationen zwischen zwei Nachrichten speichern. Man spricht daher von einem zustandslosen (englisch: </w:t>
                              </w:r>
                              <w:proofErr w:type="spellStart"/>
                              <w:r w:rsidRPr="00DA5414">
                                <w:rPr>
                                  <w:i/>
                                  <w:iCs/>
                                  <w:color w:val="2F5496"/>
                                  <w:szCs w:val="24"/>
                                  <w:rPrChange w:id="143" w:author="Florian" w:date="2018-12-11T18:08:00Z">
                                    <w:rPr>
                                      <w:i/>
                                      <w:iCs/>
                                      <w:color w:val="2F5496"/>
                                      <w:sz w:val="24"/>
                                      <w:szCs w:val="24"/>
                                    </w:rPr>
                                  </w:rPrChange>
                                </w:rPr>
                                <w:t>stateless</w:t>
                              </w:r>
                              <w:proofErr w:type="spellEnd"/>
                              <w:r w:rsidRPr="00DA5414">
                                <w:rPr>
                                  <w:i/>
                                  <w:iCs/>
                                  <w:color w:val="2F5496"/>
                                  <w:szCs w:val="24"/>
                                  <w:rPrChange w:id="144" w:author="Florian" w:date="2018-12-11T18:08:00Z">
                                    <w:rPr>
                                      <w:i/>
                                      <w:iCs/>
                                      <w:color w:val="2F5496"/>
                                      <w:sz w:val="24"/>
                                      <w:szCs w:val="24"/>
                                    </w:rPr>
                                  </w:rPrChange>
                                </w:rPr>
                                <w:t>) Protokoll. Jede Anfrage eines Clients an den Server ist insofern in sich geschlossen, als sie sämtliche Informationen über den Anwendungszustand beinhaltet, die vom Server für die Verarbeitung der Anfrage benötigt werden.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7C14D41B" id="Text Box 2" o:spid="_x0000_s1028" type="#_x0000_t202" style="position:absolute;left:0;text-align:left;margin-left:-.75pt;margin-top:29.5pt;width:449.4pt;height:244.5pt;z-index:251662848;visibility:visible;mso-wrap-style:square;mso-width-percent:0;mso-height-percent:0;mso-wrap-distance-left:9pt;mso-wrap-distance-top:9.35pt;mso-wrap-distance-right:9pt;mso-wrap-distance-bottom:9.35pt;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" o:allowincell="f" filled="f" stroked="f">
                  <v:textbox>
                    <w:txbxContent>
                      <w:p w14:paraId="328E57DE" w14:textId="77777777" w:rsidR="000E18E9" w:rsidRDefault="000E18E9" w:rsidP="004A24B7">
                        <w:pPr>
                          <w:pBdr>
                            <w:left w:val="single" w:sz="12" w:space="9" w:color="4472C4"/>
                          </w:pBdr>
                          <w:spacing w:after="0"/>
                          <w:rPr>
                            <w:ins w:id="145" w:author="Florian" w:date="2018-12-11T18:18:00Z"/>
                            <w:i/>
                            <w:iCs/>
                            <w:color w:val="2F5496"/>
                            <w:szCs w:val="24"/>
                          </w:rPr>
                        </w:pPr>
                      </w:p>
                      <w:p w14:paraId="140E7CC0" w14:textId="44413E36" w:rsidR="004A24B7" w:rsidRPr="00DA5414" w:rsidRDefault="004A24B7" w:rsidP="004A24B7">
                        <w:pPr>
                          <w:pBdr>
                            <w:left w:val="single" w:sz="12" w:space="9" w:color="4472C4"/>
                          </w:pBdr>
                          <w:spacing w:after="0"/>
                          <w:rPr>
                            <w:i/>
                            <w:iCs/>
                            <w:color w:val="2F5496"/>
                            <w:szCs w:val="24"/>
                            <w:rPrChange w:id="146" w:author="Florian" w:date="2018-12-11T18:08:00Z">
                              <w:rPr>
                                <w:i/>
                                <w:iCs/>
                                <w:color w:val="2F5496"/>
                                <w:sz w:val="24"/>
                                <w:szCs w:val="24"/>
                              </w:rPr>
                            </w:rPrChange>
                          </w:rPr>
                        </w:pPr>
                        <w:r w:rsidRPr="00DA5414">
                          <w:rPr>
                            <w:i/>
                            <w:iCs/>
                            <w:color w:val="2F5496"/>
                            <w:szCs w:val="24"/>
                            <w:rPrChange w:id="147" w:author="Florian" w:date="2018-12-11T18:08:00Z">
                              <w:rPr>
                                <w:i/>
                                <w:iCs/>
                                <w:color w:val="2F5496"/>
                                <w:sz w:val="24"/>
                                <w:szCs w:val="24"/>
                              </w:rPr>
                            </w:rPrChange>
                          </w:rPr>
                          <w:t>Zitat Wikipedia</w:t>
                        </w:r>
                        <w:ins w:id="148" w:author="Florian" w:date="2018-12-11T18:27:00Z">
                          <w:r w:rsidR="000E18E9" w:rsidRPr="000E18E9">
                            <w:rPr>
                              <w:iCs/>
                              <w:color w:val="2F5496"/>
                              <w:szCs w:val="24"/>
                              <w:vertAlign w:val="superscript"/>
                              <w:rPrChange w:id="149" w:author="Florian" w:date="2018-12-11T18:27:00Z">
                                <w:rPr>
                                  <w:i/>
                                  <w:iCs/>
                                  <w:color w:val="2F5496"/>
                                  <w:szCs w:val="24"/>
                                </w:rPr>
                              </w:rPrChange>
                            </w:rPr>
                            <w:t>4</w:t>
                          </w:r>
                        </w:ins>
                      </w:p>
                      <w:p w14:paraId="0AD48C93" w14:textId="77777777" w:rsidR="004A24B7" w:rsidRPr="00DA5414" w:rsidRDefault="004A24B7" w:rsidP="004A24B7">
                        <w:pPr>
                          <w:pBdr>
                            <w:left w:val="single" w:sz="12" w:space="9" w:color="4472C4"/>
                          </w:pBdr>
                          <w:spacing w:after="0"/>
                          <w:rPr>
                            <w:i/>
                            <w:iCs/>
                            <w:color w:val="2F5496"/>
                            <w:szCs w:val="24"/>
                            <w:rPrChange w:id="150" w:author="Florian" w:date="2018-12-11T18:08:00Z">
                              <w:rPr>
                                <w:i/>
                                <w:iCs/>
                                <w:color w:val="2F5496"/>
                                <w:sz w:val="24"/>
                                <w:szCs w:val="24"/>
                              </w:rPr>
                            </w:rPrChange>
                          </w:rPr>
                        </w:pPr>
                      </w:p>
                      <w:p w14:paraId="17218712" w14:textId="77777777" w:rsidR="004A24B7" w:rsidRPr="00DA5414" w:rsidRDefault="004A24B7" w:rsidP="004A24B7">
                        <w:pPr>
                          <w:pBdr>
                            <w:left w:val="single" w:sz="12" w:space="9" w:color="4472C4"/>
                          </w:pBdr>
                          <w:spacing w:after="0"/>
                          <w:rPr>
                            <w:i/>
                            <w:iCs/>
                            <w:color w:val="2F5496"/>
                            <w:szCs w:val="24"/>
                            <w:rPrChange w:id="151" w:author="Florian" w:date="2018-12-11T18:08:00Z">
                              <w:rPr>
                                <w:i/>
                                <w:iCs/>
                                <w:color w:val="2F5496"/>
                                <w:sz w:val="24"/>
                                <w:szCs w:val="24"/>
                              </w:rPr>
                            </w:rPrChange>
                          </w:rPr>
                        </w:pPr>
                        <w:proofErr w:type="spellStart"/>
                        <w:r w:rsidRPr="00DA5414">
                          <w:rPr>
                            <w:i/>
                            <w:iCs/>
                            <w:color w:val="2F5496"/>
                            <w:szCs w:val="24"/>
                            <w:rPrChange w:id="152" w:author="Florian" w:date="2018-12-11T18:08:00Z">
                              <w:rPr>
                                <w:i/>
                                <w:iCs/>
                                <w:color w:val="2F5496"/>
                                <w:sz w:val="24"/>
                                <w:szCs w:val="24"/>
                              </w:rPr>
                            </w:rPrChange>
                          </w:rPr>
                          <w:t>Representational</w:t>
                        </w:r>
                        <w:proofErr w:type="spellEnd"/>
                        <w:r w:rsidRPr="00DA5414">
                          <w:rPr>
                            <w:i/>
                            <w:iCs/>
                            <w:color w:val="2F5496"/>
                            <w:szCs w:val="24"/>
                            <w:rPrChange w:id="153" w:author="Florian" w:date="2018-12-11T18:08:00Z">
                              <w:rPr>
                                <w:i/>
                                <w:iCs/>
                                <w:color w:val="2F5496"/>
                                <w:sz w:val="24"/>
                                <w:szCs w:val="24"/>
                              </w:rPr>
                            </w:rPrChange>
                          </w:rPr>
                          <w:t xml:space="preserve"> State Transfer (abgekürzt REST, seltener auch </w:t>
                        </w:r>
                        <w:proofErr w:type="spellStart"/>
                        <w:r w:rsidRPr="00DA5414">
                          <w:rPr>
                            <w:i/>
                            <w:iCs/>
                            <w:color w:val="2F5496"/>
                            <w:szCs w:val="24"/>
                            <w:rPrChange w:id="154" w:author="Florian" w:date="2018-12-11T18:08:00Z">
                              <w:rPr>
                                <w:i/>
                                <w:iCs/>
                                <w:color w:val="2F5496"/>
                                <w:sz w:val="24"/>
                                <w:szCs w:val="24"/>
                              </w:rPr>
                            </w:rPrChange>
                          </w:rPr>
                          <w:t>ReST</w:t>
                        </w:r>
                        <w:proofErr w:type="spellEnd"/>
                        <w:r w:rsidRPr="00DA5414">
                          <w:rPr>
                            <w:i/>
                            <w:iCs/>
                            <w:color w:val="2F5496"/>
                            <w:szCs w:val="24"/>
                            <w:rPrChange w:id="155" w:author="Florian" w:date="2018-12-11T18:08:00Z">
                              <w:rPr>
                                <w:i/>
                                <w:iCs/>
                                <w:color w:val="2F5496"/>
                                <w:sz w:val="24"/>
                                <w:szCs w:val="24"/>
                              </w:rPr>
                            </w:rPrChange>
                          </w:rPr>
                          <w:t xml:space="preserve">) bezeichnet ein Programmierparadigma für verteilte Systeme, insbesondere für Webservices. REST ist eine Abstraktion der Struktur und des Verhaltens des World Wide Web. REST hat das Ziel, einen Architekturstil zu schaffen, der die Anforderungen des modernen Web besser darstellt. </w:t>
                        </w:r>
                      </w:p>
                      <w:p w14:paraId="7C4782B2" w14:textId="77777777" w:rsidR="004A24B7" w:rsidRPr="00DA5414" w:rsidRDefault="004A24B7" w:rsidP="004A24B7">
                        <w:pPr>
                          <w:pBdr>
                            <w:left w:val="single" w:sz="12" w:space="9" w:color="4472C4"/>
                          </w:pBdr>
                          <w:spacing w:after="0"/>
                          <w:rPr>
                            <w:i/>
                            <w:iCs/>
                            <w:color w:val="2F5496"/>
                            <w:szCs w:val="24"/>
                            <w:rPrChange w:id="156" w:author="Florian" w:date="2018-12-11T18:08:00Z">
                              <w:rPr>
                                <w:i/>
                                <w:iCs/>
                                <w:color w:val="2F5496"/>
                                <w:sz w:val="24"/>
                                <w:szCs w:val="24"/>
                              </w:rPr>
                            </w:rPrChange>
                          </w:rPr>
                        </w:pPr>
                      </w:p>
                      <w:p w14:paraId="5E6DD99A" w14:textId="381019EA" w:rsidR="004A24B7" w:rsidRPr="00DA5414" w:rsidRDefault="004A24B7" w:rsidP="004A24B7">
                        <w:pPr>
                          <w:pBdr>
                            <w:left w:val="single" w:sz="12" w:space="9" w:color="4472C4"/>
                          </w:pBdr>
                          <w:spacing w:after="0"/>
                          <w:rPr>
                            <w:sz w:val="16"/>
                            <w:rPrChange w:id="157" w:author="Florian" w:date="2018-12-11T18:08:00Z">
                              <w:rPr>
                                <w:lang w:val="en-US"/>
                              </w:rPr>
                            </w:rPrChange>
                          </w:rPr>
                        </w:pPr>
                        <w:r w:rsidRPr="00DA5414">
                          <w:rPr>
                            <w:i/>
                            <w:iCs/>
                            <w:color w:val="2F5496"/>
                            <w:szCs w:val="24"/>
                            <w:rPrChange w:id="158" w:author="Florian" w:date="2018-12-11T18:08:00Z">
                              <w:rPr>
                                <w:i/>
                                <w:iCs/>
                                <w:color w:val="2F5496"/>
                                <w:sz w:val="24"/>
                                <w:szCs w:val="24"/>
                              </w:rPr>
                            </w:rPrChange>
                          </w:rPr>
                          <w:t>[…]</w:t>
                        </w:r>
                      </w:p>
                      <w:p w14:paraId="3741DB5D" w14:textId="77777777" w:rsidR="004A24B7" w:rsidRPr="00DA5414" w:rsidRDefault="004A24B7" w:rsidP="004A24B7">
                        <w:pPr>
                          <w:pBdr>
                            <w:left w:val="single" w:sz="12" w:space="9" w:color="4472C4"/>
                          </w:pBdr>
                          <w:spacing w:after="0"/>
                          <w:rPr>
                            <w:i/>
                            <w:iCs/>
                            <w:color w:val="2F5496"/>
                            <w:szCs w:val="24"/>
                            <w:rPrChange w:id="159" w:author="Florian" w:date="2018-12-11T18:08:00Z">
                              <w:rPr>
                                <w:i/>
                                <w:iCs/>
                                <w:color w:val="2F5496"/>
                                <w:sz w:val="24"/>
                                <w:szCs w:val="24"/>
                              </w:rPr>
                            </w:rPrChange>
                          </w:rPr>
                        </w:pPr>
                      </w:p>
                      <w:p w14:paraId="74894045" w14:textId="77777777" w:rsidR="004A24B7" w:rsidRPr="00DA5414" w:rsidRDefault="004A24B7" w:rsidP="004A24B7">
                        <w:pPr>
                          <w:pBdr>
                            <w:left w:val="single" w:sz="12" w:space="9" w:color="4472C4"/>
                          </w:pBdr>
                          <w:spacing w:after="0"/>
                          <w:rPr>
                            <w:i/>
                            <w:iCs/>
                            <w:color w:val="2F5496"/>
                            <w:szCs w:val="24"/>
                            <w:rPrChange w:id="160" w:author="Florian" w:date="2018-12-11T18:08:00Z">
                              <w:rPr>
                                <w:i/>
                                <w:iCs/>
                                <w:color w:val="2F5496"/>
                                <w:sz w:val="24"/>
                                <w:szCs w:val="24"/>
                              </w:rPr>
                            </w:rPrChange>
                          </w:rPr>
                        </w:pPr>
                        <w:r w:rsidRPr="00DA5414">
                          <w:rPr>
                            <w:i/>
                            <w:iCs/>
                            <w:color w:val="2F5496"/>
                            <w:szCs w:val="24"/>
                            <w:rPrChange w:id="161" w:author="Florian" w:date="2018-12-11T18:08:00Z">
                              <w:rPr>
                                <w:i/>
                                <w:iCs/>
                                <w:color w:val="2F5496"/>
                                <w:sz w:val="24"/>
                                <w:szCs w:val="24"/>
                              </w:rPr>
                            </w:rPrChange>
                          </w:rPr>
                          <w:t xml:space="preserve">Jede REST-Nachricht enthält alle Informationen, die für den Server bzw. Client notwendig sind, um die Nachricht zu verstehen. Weder der Server noch die Anwendung soll Zustandsinformationen zwischen zwei Nachrichten speichern. Man spricht daher von einem zustandslosen (englisch: </w:t>
                        </w:r>
                        <w:proofErr w:type="spellStart"/>
                        <w:r w:rsidRPr="00DA5414">
                          <w:rPr>
                            <w:i/>
                            <w:iCs/>
                            <w:color w:val="2F5496"/>
                            <w:szCs w:val="24"/>
                            <w:rPrChange w:id="162" w:author="Florian" w:date="2018-12-11T18:08:00Z">
                              <w:rPr>
                                <w:i/>
                                <w:iCs/>
                                <w:color w:val="2F5496"/>
                                <w:sz w:val="24"/>
                                <w:szCs w:val="24"/>
                              </w:rPr>
                            </w:rPrChange>
                          </w:rPr>
                          <w:t>stateless</w:t>
                        </w:r>
                        <w:proofErr w:type="spellEnd"/>
                        <w:r w:rsidRPr="00DA5414">
                          <w:rPr>
                            <w:i/>
                            <w:iCs/>
                            <w:color w:val="2F5496"/>
                            <w:szCs w:val="24"/>
                            <w:rPrChange w:id="163" w:author="Florian" w:date="2018-12-11T18:08:00Z">
                              <w:rPr>
                                <w:i/>
                                <w:iCs/>
                                <w:color w:val="2F5496"/>
                                <w:sz w:val="24"/>
                                <w:szCs w:val="24"/>
                              </w:rPr>
                            </w:rPrChange>
                          </w:rPr>
                          <w:t>) Protokoll. Jede Anfrage eines Clients an den Server ist insofern in sich geschlossen, als sie sämtliche Informationen über den Anwendungszustand beinhaltet, die vom Server für die Verarbeitung der Anfrage benötigt werden.</w:t>
                        </w:r>
                      </w:p>
                    </w:txbxContent>
                  </v:textbox>
                  <w10:wrap type="square"/>
                </v:shape>
              </w:pict>
            </mc:Fallback>
          </mc:AlternateContent>
        </w:r>
      </w:ins>
      <w:ins w:id="164" w:author="Simson Example" w:date="2018-12-11T14:34:00Z">
        <w:r w:rsidR="00846B34">
          <w:t>Abbildung</w:t>
        </w:r>
      </w:ins>
      <w:ins w:id="165" w:author="Simson Example" w:date="2018-12-11T14:35:00Z">
        <w:r w:rsidR="00846B34">
          <w:t xml:space="preserve">1.3: Sequenzdiagramm zur </w:t>
        </w:r>
        <w:proofErr w:type="spellStart"/>
        <w:r w:rsidR="00846B34">
          <w:t>RESTful</w:t>
        </w:r>
        <w:proofErr w:type="spellEnd"/>
        <w:r w:rsidR="00846B34">
          <w:t xml:space="preserve"> API</w:t>
        </w:r>
      </w:ins>
      <w:ins w:id="166" w:author="Florian" w:date="2018-12-11T18:16:00Z">
        <w:r w:rsidR="00DA5414" w:rsidRPr="00314819">
          <w:rPr>
            <w:rStyle w:val="FootnoteReference"/>
            <w:color w:val="FFFFFF" w:themeColor="background1"/>
          </w:rPr>
          <w:footnoteReference w:id="4"/>
        </w:r>
      </w:ins>
    </w:p>
    <w:p w14:paraId="53FB2209" w14:textId="6C94F96F" w:rsidR="00846B34" w:rsidDel="0080276B" w:rsidRDefault="00846B34">
      <w:pPr>
        <w:pStyle w:val="FlietextTH"/>
        <w:jc w:val="center"/>
        <w:rPr>
          <w:del w:id="182" w:author="Simson Example" w:date="2018-12-11T14:37:00Z"/>
        </w:rPr>
        <w:pPrChange w:id="183" w:author="Simson Example" w:date="2018-12-11T15:03:00Z">
          <w:pPr>
            <w:pStyle w:val="FlietextTH"/>
          </w:pPr>
        </w:pPrChange>
      </w:pPr>
    </w:p>
    <w:p w14:paraId="41F473BD" w14:textId="5CEE0152" w:rsidR="00217DF7" w:rsidRDefault="00495BBC" w:rsidP="004A24B7">
      <w:pPr>
        <w:pStyle w:val="FlietextTH"/>
        <w:rPr>
          <w:ins w:id="184" w:author="Simson Example" w:date="2018-12-11T15:20:00Z"/>
        </w:rPr>
      </w:pPr>
      <w:ins w:id="185" w:author="Simson Example" w:date="2018-12-11T15:05:00Z">
        <w:r>
          <w:t xml:space="preserve">Ein </w:t>
        </w:r>
        <w:r w:rsidRPr="000E18E9">
          <w:rPr>
            <w:i/>
            <w:rPrChange w:id="186" w:author="Florian" w:date="2018-12-11T18:24:00Z">
              <w:rPr/>
            </w:rPrChange>
          </w:rPr>
          <w:t>Request</w:t>
        </w:r>
        <w:r>
          <w:t xml:space="preserve"> </w:t>
        </w:r>
      </w:ins>
      <w:ins w:id="187" w:author="Simson Example" w:date="2018-12-11T15:26:00Z">
        <w:r w:rsidR="00607FFE">
          <w:t>wie er in Abbildung 1.3 zu sehen ist</w:t>
        </w:r>
      </w:ins>
      <w:ins w:id="188" w:author="Simson Example" w:date="2018-12-11T15:50:00Z">
        <w:r w:rsidR="00E75615">
          <w:t>,</w:t>
        </w:r>
      </w:ins>
      <w:ins w:id="189" w:author="Simson Example" w:date="2018-12-11T15:26:00Z">
        <w:r w:rsidR="00607FFE">
          <w:t xml:space="preserve"> </w:t>
        </w:r>
      </w:ins>
      <w:ins w:id="190" w:author="Simson Example" w:date="2018-12-11T15:05:00Z">
        <w:r>
          <w:t>beinhaltet</w:t>
        </w:r>
      </w:ins>
      <w:ins w:id="191" w:author="Simson Example" w:date="2018-12-11T15:07:00Z">
        <w:r>
          <w:t xml:space="preserve"> </w:t>
        </w:r>
      </w:ins>
      <w:ins w:id="192" w:author="Simson Example" w:date="2018-12-11T15:06:00Z">
        <w:r>
          <w:t xml:space="preserve">eine </w:t>
        </w:r>
        <w:proofErr w:type="gramStart"/>
        <w:r>
          <w:t>JSON</w:t>
        </w:r>
      </w:ins>
      <w:proofErr w:type="gramEnd"/>
      <w:ins w:id="193" w:author="Simson Example" w:date="2018-12-11T15:07:00Z">
        <w:r>
          <w:t xml:space="preserve"> um </w:t>
        </w:r>
      </w:ins>
      <w:ins w:id="194" w:author="Simson Example" w:date="2018-12-11T15:08:00Z">
        <w:r>
          <w:t xml:space="preserve">weitere </w:t>
        </w:r>
      </w:ins>
      <w:ins w:id="195" w:author="Simson Example" w:date="2018-12-11T15:07:00Z">
        <w:r>
          <w:t>Informationen zu übermitteln.</w:t>
        </w:r>
        <w:r>
          <w:br/>
        </w:r>
      </w:ins>
      <w:ins w:id="196" w:author="Simson Example" w:date="2018-12-11T15:14:00Z">
        <w:r w:rsidR="00217DF7">
          <w:t>Im</w:t>
        </w:r>
      </w:ins>
      <w:ins w:id="197" w:author="Simson Example" w:date="2018-12-11T15:07:00Z">
        <w:r>
          <w:t xml:space="preserve"> </w:t>
        </w:r>
        <w:r w:rsidRPr="000E18E9">
          <w:rPr>
            <w:i/>
            <w:rPrChange w:id="198" w:author="Florian" w:date="2018-12-11T18:24:00Z">
              <w:rPr/>
            </w:rPrChange>
          </w:rPr>
          <w:t>Response</w:t>
        </w:r>
        <w:r>
          <w:t xml:space="preserve"> </w:t>
        </w:r>
      </w:ins>
      <w:ins w:id="199" w:author="Simson Example" w:date="2018-12-11T15:15:00Z">
        <w:r w:rsidR="00217DF7">
          <w:t>wird</w:t>
        </w:r>
      </w:ins>
      <w:ins w:id="200" w:author="Simson Example" w:date="2018-12-11T15:07:00Z">
        <w:r>
          <w:t xml:space="preserve"> ausschließlich eine JSON</w:t>
        </w:r>
      </w:ins>
      <w:ins w:id="201" w:author="Simson Example" w:date="2018-12-11T15:15:00Z">
        <w:r w:rsidR="00217DF7">
          <w:t xml:space="preserve"> </w:t>
        </w:r>
      </w:ins>
      <w:ins w:id="202" w:author="Simson Example" w:date="2018-12-11T15:09:00Z">
        <w:r>
          <w:t>mit de</w:t>
        </w:r>
      </w:ins>
      <w:ins w:id="203" w:author="Simson Example" w:date="2018-12-11T15:10:00Z">
        <w:r>
          <w:t xml:space="preserve">n </w:t>
        </w:r>
      </w:ins>
      <w:ins w:id="204" w:author="Simson Example" w:date="2018-12-11T15:12:00Z">
        <w:r>
          <w:t>erwarteten Daten</w:t>
        </w:r>
      </w:ins>
      <w:ins w:id="205" w:author="Simson Example" w:date="2018-12-11T15:15:00Z">
        <w:r w:rsidR="00217DF7">
          <w:t xml:space="preserve"> </w:t>
        </w:r>
      </w:ins>
      <w:ins w:id="206" w:author="Simson Example" w:date="2018-12-11T15:26:00Z">
        <w:r w:rsidR="00607FFE">
          <w:t>zurückgeschickt</w:t>
        </w:r>
      </w:ins>
      <w:ins w:id="207" w:author="Simson Example" w:date="2018-12-11T15:23:00Z">
        <w:r w:rsidR="00217DF7">
          <w:t>,</w:t>
        </w:r>
      </w:ins>
      <w:ins w:id="208" w:author="Simson Example" w:date="2018-12-11T15:19:00Z">
        <w:r w:rsidR="00217DF7">
          <w:t xml:space="preserve"> zusätz</w:t>
        </w:r>
      </w:ins>
      <w:ins w:id="209" w:author="Simson Example" w:date="2018-12-11T15:20:00Z">
        <w:r w:rsidR="00217DF7">
          <w:t>lich</w:t>
        </w:r>
      </w:ins>
      <w:ins w:id="210" w:author="Simson Example" w:date="2018-12-11T15:18:00Z">
        <w:r w:rsidR="00217DF7">
          <w:t xml:space="preserve"> beinhaltet </w:t>
        </w:r>
      </w:ins>
      <w:ins w:id="211" w:author="Simson Example" w:date="2018-12-11T15:20:00Z">
        <w:r w:rsidR="00217DF7">
          <w:t xml:space="preserve">die Antwort </w:t>
        </w:r>
      </w:ins>
      <w:ins w:id="212" w:author="Simson Example" w:date="2018-12-11T15:18:00Z">
        <w:r w:rsidR="00217DF7">
          <w:t>immer einen Status Code</w:t>
        </w:r>
      </w:ins>
      <w:ins w:id="213" w:author="Florian" w:date="2018-12-11T18:24:00Z">
        <w:r w:rsidR="000E18E9">
          <w:rPr>
            <w:rStyle w:val="FootnoteReference"/>
          </w:rPr>
          <w:footnoteReference w:id="5"/>
        </w:r>
      </w:ins>
      <w:ins w:id="225" w:author="Simson Example" w:date="2018-12-11T15:20:00Z">
        <w:r w:rsidR="00217DF7">
          <w:t>.</w:t>
        </w:r>
      </w:ins>
    </w:p>
    <w:p w14:paraId="3EEF306B" w14:textId="06433FAA" w:rsidR="00607FFE" w:rsidRDefault="00607FFE" w:rsidP="00607FFE">
      <w:pPr>
        <w:pStyle w:val="FlietextTH"/>
        <w:rPr>
          <w:ins w:id="226" w:author="Simson Example" w:date="2018-12-11T15:24:00Z"/>
        </w:rPr>
      </w:pPr>
      <w:ins w:id="227" w:author="Simson Example" w:date="2018-12-11T15:27:00Z">
        <w:r>
          <w:t xml:space="preserve">Mögliche </w:t>
        </w:r>
      </w:ins>
      <w:ins w:id="228" w:author="Simson Example" w:date="2018-12-11T15:28:00Z">
        <w:r>
          <w:t xml:space="preserve">HTTP </w:t>
        </w:r>
      </w:ins>
      <w:ins w:id="229" w:author="Simson Example" w:date="2018-12-11T15:27:00Z">
        <w:r>
          <w:t xml:space="preserve">Request Methoden an den Server sind </w:t>
        </w:r>
      </w:ins>
      <w:ins w:id="230" w:author="Simson Example" w:date="2018-12-11T15:28:00Z">
        <w:del w:id="231" w:author="Florian" w:date="2018-12-11T18:24:00Z">
          <w:r w:rsidDel="000E18E9">
            <w:delText>momentan</w:delText>
          </w:r>
        </w:del>
      </w:ins>
      <w:ins w:id="232" w:author="Simson Example" w:date="2018-12-11T15:29:00Z">
        <w:del w:id="233" w:author="Florian" w:date="2018-12-11T18:24:00Z">
          <w:r w:rsidDel="000E18E9">
            <w:delText xml:space="preserve"> </w:delText>
          </w:r>
        </w:del>
      </w:ins>
      <w:ins w:id="234" w:author="Simson Example" w:date="2018-12-11T15:27:00Z">
        <w:r>
          <w:t>GET</w:t>
        </w:r>
      </w:ins>
      <w:ins w:id="235" w:author="Simson Example" w:date="2018-12-11T15:29:00Z">
        <w:r>
          <w:t xml:space="preserve"> und </w:t>
        </w:r>
      </w:ins>
      <w:ins w:id="236" w:author="Simson Example" w:date="2018-12-11T15:27:00Z">
        <w:del w:id="237" w:author="Florian" w:date="2018-12-11T18:14:00Z">
          <w:r w:rsidDel="00DA5414">
            <w:delText xml:space="preserve"> </w:delText>
          </w:r>
        </w:del>
        <w:r>
          <w:t>POST</w:t>
        </w:r>
      </w:ins>
      <w:ins w:id="238" w:author="Simson Example" w:date="2018-12-11T15:29:00Z">
        <w:r>
          <w:t>.</w:t>
        </w:r>
      </w:ins>
    </w:p>
    <w:p w14:paraId="78737BCD" w14:textId="28379AA1" w:rsidR="00217DF7" w:rsidRPr="00607FFE" w:rsidRDefault="00607FFE">
      <w:pPr>
        <w:rPr>
          <w:ins w:id="239" w:author="Simson Example" w:date="2018-12-11T14:45:00Z"/>
        </w:rPr>
        <w:pPrChange w:id="240" w:author="Simson Example" w:date="2018-12-11T15:24:00Z">
          <w:pPr>
            <w:pStyle w:val="FlietextTH"/>
          </w:pPr>
        </w:pPrChange>
      </w:pPr>
      <w:ins w:id="241" w:author="Simson Example" w:date="2018-12-11T15:24:00Z">
        <w:r>
          <w:br w:type="page"/>
        </w:r>
      </w:ins>
      <w:bookmarkStart w:id="242" w:name="_GoBack"/>
      <w:bookmarkEnd w:id="242"/>
    </w:p>
    <w:p w14:paraId="46AF3CA5" w14:textId="2284D05E" w:rsidR="005833B2" w:rsidRDefault="00AC0823" w:rsidP="00AC0823">
      <w:pPr>
        <w:pStyle w:val="Heading1"/>
        <w:spacing w:after="240"/>
      </w:pPr>
      <w:bookmarkStart w:id="243" w:name="_Komponentenspezifikation"/>
      <w:bookmarkStart w:id="244" w:name="_Toc527217653"/>
      <w:bookmarkStart w:id="245" w:name="_Toc532316536"/>
      <w:bookmarkEnd w:id="243"/>
      <w:r>
        <w:lastRenderedPageBreak/>
        <w:t>Komponentenspezifikation</w:t>
      </w:r>
      <w:bookmarkEnd w:id="244"/>
      <w:bookmarkEnd w:id="245"/>
    </w:p>
    <w:p w14:paraId="2A8A59F1" w14:textId="1C57E4CB" w:rsidR="00B45579" w:rsidRDefault="00B45579" w:rsidP="00B45579">
      <w:pPr>
        <w:pStyle w:val="Heading2"/>
        <w:spacing w:before="360" w:after="120"/>
      </w:pPr>
      <w:bookmarkStart w:id="246" w:name="_Toc532316537"/>
      <w:r>
        <w:t>Admin</w:t>
      </w:r>
      <w:r w:rsidR="00F73BA9">
        <w:t xml:space="preserve"> (</w:t>
      </w:r>
      <w:r w:rsidR="00AC00EB">
        <w:t>Extern</w:t>
      </w:r>
      <w:r w:rsidR="00F73BA9">
        <w:t>)</w:t>
      </w:r>
      <w:bookmarkEnd w:id="246"/>
    </w:p>
    <w:p w14:paraId="019BF9F0" w14:textId="74841134" w:rsidR="00B45579" w:rsidRDefault="00B45579" w:rsidP="00B45579">
      <w:pPr>
        <w:pStyle w:val="Heading3"/>
        <w:spacing w:before="240" w:after="60"/>
      </w:pPr>
      <w:bookmarkStart w:id="247" w:name="_Ref529199270"/>
      <w:bookmarkStart w:id="248" w:name="_Toc532316538"/>
      <w:r>
        <w:t>Funktion</w:t>
      </w:r>
      <w:bookmarkEnd w:id="247"/>
      <w:bookmarkEnd w:id="248"/>
    </w:p>
    <w:tbl>
      <w:tblPr>
        <w:tblStyle w:val="GridTable2"/>
        <w:tblW w:w="5000" w:type="pct"/>
        <w:tblLook w:val="04A0" w:firstRow="1" w:lastRow="0" w:firstColumn="1" w:lastColumn="0" w:noHBand="0" w:noVBand="1"/>
      </w:tblPr>
      <w:tblGrid>
        <w:gridCol w:w="1702"/>
        <w:gridCol w:w="7227"/>
      </w:tblGrid>
      <w:tr w:rsidR="00B45579" w14:paraId="626ECA50" w14:textId="77777777" w:rsidTr="00B455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tcPr>
          <w:p w14:paraId="0BD205AF" w14:textId="77777777" w:rsidR="00B45579" w:rsidRDefault="00B45579" w:rsidP="002E3A4A">
            <w:pPr>
              <w:pStyle w:val="FlietextTH"/>
            </w:pPr>
            <w:proofErr w:type="spellStart"/>
            <w:r w:rsidRPr="00445EAB">
              <w:t>Anw</w:t>
            </w:r>
            <w:proofErr w:type="spellEnd"/>
            <w:r w:rsidRPr="00445EAB">
              <w:t>.-Fall</w:t>
            </w:r>
          </w:p>
        </w:tc>
        <w:tc>
          <w:tcPr>
            <w:tcW w:w="4047" w:type="pct"/>
          </w:tcPr>
          <w:p w14:paraId="1330B9C8" w14:textId="75EC6F01" w:rsidR="00B45579" w:rsidRDefault="00B45579" w:rsidP="002E3A4A">
            <w:pPr>
              <w:pStyle w:val="FlietextTH"/>
              <w:cnfStyle w:val="100000000000" w:firstRow="1" w:lastRow="0" w:firstColumn="0" w:lastColumn="0" w:oddVBand="0" w:evenVBand="0" w:oddHBand="0" w:evenHBand="0" w:firstRowFirstColumn="0" w:firstRowLastColumn="0" w:lastRowFirstColumn="0" w:lastRowLastColumn="0"/>
            </w:pPr>
            <w:r>
              <w:t>Abhängigkeiten</w:t>
            </w:r>
          </w:p>
        </w:tc>
      </w:tr>
      <w:tr w:rsidR="00B45579" w14:paraId="57225EC9" w14:textId="77777777" w:rsidTr="00B45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tcPr>
          <w:p w14:paraId="4F543E4C" w14:textId="790922F3" w:rsidR="00B45579" w:rsidRDefault="00B45579" w:rsidP="002E3A4A">
            <w:pPr>
              <w:pStyle w:val="FlietextTH"/>
            </w:pPr>
            <w:r>
              <w:t>/LF310/</w:t>
            </w:r>
          </w:p>
        </w:tc>
        <w:tc>
          <w:tcPr>
            <w:tcW w:w="4047" w:type="pct"/>
          </w:tcPr>
          <w:p w14:paraId="6DE6BE47" w14:textId="5574D101" w:rsidR="00B45579" w:rsidRDefault="00510B63" w:rsidP="002E3A4A">
            <w:pPr>
              <w:pStyle w:val="FlietextTH"/>
              <w:cnfStyle w:val="000000100000" w:firstRow="0" w:lastRow="0" w:firstColumn="0" w:lastColumn="0" w:oddVBand="0" w:evenVBand="0" w:oddHBand="1" w:evenHBand="0" w:firstRowFirstColumn="0" w:firstRowLastColumn="0" w:lastRowFirstColumn="0" w:lastRowLastColumn="0"/>
            </w:pPr>
            <w:r>
              <w:t>Hierzu soll die externe Schnittstelle/Komponente phpMyAdmin eingerichtet werden.</w:t>
            </w:r>
          </w:p>
        </w:tc>
      </w:tr>
      <w:tr w:rsidR="00510B63" w14:paraId="6EF19B2F" w14:textId="77777777" w:rsidTr="00B45579">
        <w:tc>
          <w:tcPr>
            <w:cnfStyle w:val="001000000000" w:firstRow="0" w:lastRow="0" w:firstColumn="1" w:lastColumn="0" w:oddVBand="0" w:evenVBand="0" w:oddHBand="0" w:evenHBand="0" w:firstRowFirstColumn="0" w:firstRowLastColumn="0" w:lastRowFirstColumn="0" w:lastRowLastColumn="0"/>
            <w:tcW w:w="953" w:type="pct"/>
          </w:tcPr>
          <w:p w14:paraId="5C9B26B9" w14:textId="26334445" w:rsidR="00510B63" w:rsidRDefault="00510B63" w:rsidP="00510B63">
            <w:pPr>
              <w:pStyle w:val="FlietextTH"/>
            </w:pPr>
            <w:r>
              <w:t>/LF320/</w:t>
            </w:r>
          </w:p>
        </w:tc>
        <w:tc>
          <w:tcPr>
            <w:tcW w:w="4047" w:type="pct"/>
          </w:tcPr>
          <w:p w14:paraId="47298204" w14:textId="4781D973" w:rsidR="00510B63" w:rsidRDefault="00510B63" w:rsidP="00510B63">
            <w:pPr>
              <w:pStyle w:val="FlietextTH"/>
              <w:cnfStyle w:val="000000000000" w:firstRow="0" w:lastRow="0" w:firstColumn="0" w:lastColumn="0" w:oddVBand="0" w:evenVBand="0" w:oddHBand="0" w:evenHBand="0" w:firstRowFirstColumn="0" w:firstRowLastColumn="0" w:lastRowFirstColumn="0" w:lastRowLastColumn="0"/>
            </w:pPr>
            <w:r w:rsidRPr="0045736B">
              <w:t xml:space="preserve">Hierzu soll die externe Schnittstelle/Komponente </w:t>
            </w:r>
            <w:r>
              <w:t xml:space="preserve">phpMyAdmin </w:t>
            </w:r>
            <w:r w:rsidRPr="0045736B">
              <w:t>eingerichtet werden.</w:t>
            </w:r>
          </w:p>
        </w:tc>
      </w:tr>
      <w:tr w:rsidR="00510B63" w14:paraId="3FE8DC66" w14:textId="77777777" w:rsidTr="00B45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tcPr>
          <w:p w14:paraId="27CBD29D" w14:textId="3D70E9B3" w:rsidR="00510B63" w:rsidRDefault="00510B63" w:rsidP="00510B63">
            <w:pPr>
              <w:pStyle w:val="FlietextTH"/>
            </w:pPr>
            <w:r>
              <w:t>/LF330/</w:t>
            </w:r>
          </w:p>
        </w:tc>
        <w:tc>
          <w:tcPr>
            <w:tcW w:w="4047" w:type="pct"/>
          </w:tcPr>
          <w:p w14:paraId="515B8ACE" w14:textId="55F979D4" w:rsidR="00510B63" w:rsidRDefault="00510B63" w:rsidP="00510B63">
            <w:pPr>
              <w:pStyle w:val="FlietextTH"/>
              <w:cnfStyle w:val="000000100000" w:firstRow="0" w:lastRow="0" w:firstColumn="0" w:lastColumn="0" w:oddVBand="0" w:evenVBand="0" w:oddHBand="1" w:evenHBand="0" w:firstRowFirstColumn="0" w:firstRowLastColumn="0" w:lastRowFirstColumn="0" w:lastRowLastColumn="0"/>
            </w:pPr>
            <w:r w:rsidRPr="0045736B">
              <w:t xml:space="preserve">Hierzu soll die externe Schnittstelle/Komponente </w:t>
            </w:r>
            <w:r>
              <w:t xml:space="preserve">phpMyAdmin </w:t>
            </w:r>
            <w:r w:rsidRPr="0045736B">
              <w:t>eingerichtet werden.</w:t>
            </w:r>
          </w:p>
        </w:tc>
      </w:tr>
      <w:tr w:rsidR="00510B63" w14:paraId="7CB031E3" w14:textId="77777777" w:rsidTr="00B45579">
        <w:tc>
          <w:tcPr>
            <w:cnfStyle w:val="001000000000" w:firstRow="0" w:lastRow="0" w:firstColumn="1" w:lastColumn="0" w:oddVBand="0" w:evenVBand="0" w:oddHBand="0" w:evenHBand="0" w:firstRowFirstColumn="0" w:firstRowLastColumn="0" w:lastRowFirstColumn="0" w:lastRowLastColumn="0"/>
            <w:tcW w:w="953" w:type="pct"/>
          </w:tcPr>
          <w:p w14:paraId="28AD094E" w14:textId="24D26112" w:rsidR="00510B63" w:rsidRDefault="00510B63" w:rsidP="00510B63">
            <w:pPr>
              <w:pStyle w:val="FlietextTH"/>
            </w:pPr>
            <w:r>
              <w:t>/LF340/</w:t>
            </w:r>
          </w:p>
        </w:tc>
        <w:tc>
          <w:tcPr>
            <w:tcW w:w="4047" w:type="pct"/>
          </w:tcPr>
          <w:p w14:paraId="114AC690" w14:textId="0FE3CC0B" w:rsidR="00510B63" w:rsidRDefault="00510B63" w:rsidP="00510B63">
            <w:pPr>
              <w:pStyle w:val="FlietextTH"/>
              <w:cnfStyle w:val="000000000000" w:firstRow="0" w:lastRow="0" w:firstColumn="0" w:lastColumn="0" w:oddVBand="0" w:evenVBand="0" w:oddHBand="0" w:evenHBand="0" w:firstRowFirstColumn="0" w:firstRowLastColumn="0" w:lastRowFirstColumn="0" w:lastRowLastColumn="0"/>
            </w:pPr>
            <w:r w:rsidRPr="0045736B">
              <w:t xml:space="preserve">Hierzu soll die externe Schnittstelle/Komponente </w:t>
            </w:r>
            <w:r>
              <w:t xml:space="preserve">phpMyAdmin </w:t>
            </w:r>
            <w:r w:rsidRPr="0045736B">
              <w:t>eingerichtet werden.</w:t>
            </w:r>
          </w:p>
        </w:tc>
      </w:tr>
      <w:tr w:rsidR="00510B63" w14:paraId="3ADBD197" w14:textId="77777777" w:rsidTr="00B45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tcPr>
          <w:p w14:paraId="287AEC50" w14:textId="4C50613E" w:rsidR="00510B63" w:rsidRDefault="00510B63" w:rsidP="00510B63">
            <w:pPr>
              <w:pStyle w:val="FlietextTH"/>
            </w:pPr>
            <w:r>
              <w:t>/LF350/</w:t>
            </w:r>
          </w:p>
        </w:tc>
        <w:tc>
          <w:tcPr>
            <w:tcW w:w="4047" w:type="pct"/>
          </w:tcPr>
          <w:p w14:paraId="0EC87276" w14:textId="25AF1732" w:rsidR="00510B63" w:rsidRDefault="00510B63" w:rsidP="00510B63">
            <w:pPr>
              <w:pStyle w:val="FlietextTH"/>
              <w:cnfStyle w:val="000000100000" w:firstRow="0" w:lastRow="0" w:firstColumn="0" w:lastColumn="0" w:oddVBand="0" w:evenVBand="0" w:oddHBand="1" w:evenHBand="0" w:firstRowFirstColumn="0" w:firstRowLastColumn="0" w:lastRowFirstColumn="0" w:lastRowLastColumn="0"/>
            </w:pPr>
            <w:r w:rsidRPr="0045736B">
              <w:t xml:space="preserve">Hierzu soll die externe Schnittstelle/Komponente </w:t>
            </w:r>
            <w:r>
              <w:t xml:space="preserve">phpMyAdmin </w:t>
            </w:r>
            <w:r w:rsidRPr="0045736B">
              <w:t>eingerichtet werden.</w:t>
            </w:r>
          </w:p>
        </w:tc>
      </w:tr>
      <w:tr w:rsidR="00510B63" w14:paraId="75A6D4E9" w14:textId="77777777" w:rsidTr="00B45579">
        <w:tc>
          <w:tcPr>
            <w:cnfStyle w:val="001000000000" w:firstRow="0" w:lastRow="0" w:firstColumn="1" w:lastColumn="0" w:oddVBand="0" w:evenVBand="0" w:oddHBand="0" w:evenHBand="0" w:firstRowFirstColumn="0" w:firstRowLastColumn="0" w:lastRowFirstColumn="0" w:lastRowLastColumn="0"/>
            <w:tcW w:w="953" w:type="pct"/>
          </w:tcPr>
          <w:p w14:paraId="7498CD23" w14:textId="0729AD45" w:rsidR="00510B63" w:rsidRDefault="00510B63" w:rsidP="00510B63">
            <w:pPr>
              <w:pStyle w:val="FlietextTH"/>
            </w:pPr>
            <w:r>
              <w:t>/LF360/</w:t>
            </w:r>
          </w:p>
        </w:tc>
        <w:tc>
          <w:tcPr>
            <w:tcW w:w="4047" w:type="pct"/>
          </w:tcPr>
          <w:p w14:paraId="2502C0B0" w14:textId="7703E0EA" w:rsidR="00510B63" w:rsidRDefault="00510B63" w:rsidP="00510B63">
            <w:pPr>
              <w:pStyle w:val="FlietextTH"/>
              <w:cnfStyle w:val="000000000000" w:firstRow="0" w:lastRow="0" w:firstColumn="0" w:lastColumn="0" w:oddVBand="0" w:evenVBand="0" w:oddHBand="0" w:evenHBand="0" w:firstRowFirstColumn="0" w:firstRowLastColumn="0" w:lastRowFirstColumn="0" w:lastRowLastColumn="0"/>
            </w:pPr>
            <w:r w:rsidRPr="0045736B">
              <w:t xml:space="preserve">Hierzu soll die externe Schnittstelle/Komponente </w:t>
            </w:r>
            <w:r>
              <w:t xml:space="preserve">phpMyAdmin </w:t>
            </w:r>
            <w:r w:rsidRPr="0045736B">
              <w:t>eingerichtet werden.</w:t>
            </w:r>
          </w:p>
        </w:tc>
      </w:tr>
    </w:tbl>
    <w:p w14:paraId="4E267446" w14:textId="56C6F747" w:rsidR="00B45579" w:rsidRDefault="00B45579" w:rsidP="00B45579">
      <w:pPr>
        <w:pStyle w:val="Heading3"/>
        <w:spacing w:before="240" w:after="60"/>
      </w:pPr>
      <w:bookmarkStart w:id="249" w:name="_Toc532316539"/>
      <w:r>
        <w:t>Schnittstellen</w:t>
      </w:r>
      <w:bookmarkEnd w:id="249"/>
    </w:p>
    <w:p w14:paraId="2A093F14" w14:textId="0CD6BFDE" w:rsidR="00385EF6" w:rsidRPr="00385EF6" w:rsidRDefault="00385EF6" w:rsidP="00385EF6">
      <w:pPr>
        <w:pStyle w:val="FlietextTH"/>
        <w:rPr>
          <w:lang w:eastAsia="x-none"/>
        </w:rPr>
      </w:pPr>
      <w:r>
        <w:rPr>
          <w:lang w:eastAsia="x-none"/>
        </w:rPr>
        <w:t>Diese Komponente besitzt keine zu spezifizierende Schnittstelle.</w:t>
      </w:r>
    </w:p>
    <w:p w14:paraId="0BBA66CE" w14:textId="0838D628" w:rsidR="00B45579" w:rsidRDefault="00B45579" w:rsidP="00B45579">
      <w:pPr>
        <w:pStyle w:val="Heading3"/>
        <w:spacing w:before="240" w:after="60"/>
      </w:pPr>
      <w:bookmarkStart w:id="250" w:name="_Toc532316540"/>
      <w:r>
        <w:t>Verhalten</w:t>
      </w:r>
      <w:bookmarkEnd w:id="250"/>
    </w:p>
    <w:p w14:paraId="1C4A9FE0" w14:textId="77777777" w:rsidR="00C54F1C" w:rsidRDefault="00C54F1C" w:rsidP="00C54F1C">
      <w:pPr>
        <w:pStyle w:val="FlietextTH"/>
      </w:pPr>
      <w:r>
        <w:t xml:space="preserve">Diese Komponente besitzt kein </w:t>
      </w:r>
      <w:proofErr w:type="gramStart"/>
      <w:r>
        <w:t>zu spezifizierendes Verhalten</w:t>
      </w:r>
      <w:proofErr w:type="gramEnd"/>
      <w:r>
        <w:t>.</w:t>
      </w:r>
    </w:p>
    <w:p w14:paraId="7EBF24A1" w14:textId="6AD8764E" w:rsidR="00215380" w:rsidRDefault="00215380" w:rsidP="00510B63">
      <w:pPr>
        <w:pStyle w:val="FlietextTH"/>
      </w:pPr>
    </w:p>
    <w:p w14:paraId="6048E83A" w14:textId="681F487E" w:rsidR="00C54F1C" w:rsidRDefault="00C54F1C">
      <w:pPr>
        <w:rPr>
          <w:color w:val="000000" w:themeColor="text1"/>
        </w:rPr>
      </w:pPr>
      <w:r>
        <w:br w:type="page"/>
      </w:r>
    </w:p>
    <w:p w14:paraId="7CB4E20D" w14:textId="2A291D01" w:rsidR="00B45579" w:rsidRDefault="00DA44B8" w:rsidP="00F73BA9">
      <w:pPr>
        <w:pStyle w:val="Heading2"/>
        <w:spacing w:before="360" w:after="120"/>
      </w:pPr>
      <w:bookmarkStart w:id="251" w:name="_Toc532316541"/>
      <w:r>
        <w:lastRenderedPageBreak/>
        <w:t>Autos</w:t>
      </w:r>
      <w:r w:rsidR="00F73BA9">
        <w:t xml:space="preserve"> (GUI)</w:t>
      </w:r>
      <w:bookmarkEnd w:id="251"/>
    </w:p>
    <w:p w14:paraId="2309AA50" w14:textId="4ED4ACEE" w:rsidR="00B45579" w:rsidRDefault="00B45579" w:rsidP="00B45579">
      <w:pPr>
        <w:pStyle w:val="Heading3"/>
        <w:spacing w:before="240" w:after="60"/>
      </w:pPr>
      <w:bookmarkStart w:id="252" w:name="_Toc532316542"/>
      <w:r>
        <w:t>Funktion</w:t>
      </w:r>
      <w:bookmarkEnd w:id="252"/>
    </w:p>
    <w:tbl>
      <w:tblPr>
        <w:tblStyle w:val="GridTable2"/>
        <w:tblW w:w="5000" w:type="pct"/>
        <w:tblLook w:val="04A0" w:firstRow="1" w:lastRow="0" w:firstColumn="1" w:lastColumn="0" w:noHBand="0" w:noVBand="1"/>
      </w:tblPr>
      <w:tblGrid>
        <w:gridCol w:w="1702"/>
        <w:gridCol w:w="7227"/>
      </w:tblGrid>
      <w:tr w:rsidR="00B45579" w14:paraId="6BB09E98" w14:textId="77777777" w:rsidTr="002E3A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tcPr>
          <w:p w14:paraId="6A0849FF" w14:textId="77777777" w:rsidR="00B45579" w:rsidRDefault="00B45579" w:rsidP="002E3A4A">
            <w:pPr>
              <w:pStyle w:val="FlietextTH"/>
            </w:pPr>
            <w:proofErr w:type="spellStart"/>
            <w:r w:rsidRPr="00445EAB">
              <w:t>Anw</w:t>
            </w:r>
            <w:proofErr w:type="spellEnd"/>
            <w:r w:rsidRPr="00445EAB">
              <w:t>.-Fall</w:t>
            </w:r>
          </w:p>
        </w:tc>
        <w:tc>
          <w:tcPr>
            <w:tcW w:w="4047" w:type="pct"/>
          </w:tcPr>
          <w:p w14:paraId="5B0BB877" w14:textId="77777777" w:rsidR="00B45579" w:rsidRDefault="00B45579" w:rsidP="002E3A4A">
            <w:pPr>
              <w:pStyle w:val="FlietextTH"/>
              <w:cnfStyle w:val="100000000000" w:firstRow="1" w:lastRow="0" w:firstColumn="0" w:lastColumn="0" w:oddVBand="0" w:evenVBand="0" w:oddHBand="0" w:evenHBand="0" w:firstRowFirstColumn="0" w:firstRowLastColumn="0" w:lastRowFirstColumn="0" w:lastRowLastColumn="0"/>
            </w:pPr>
            <w:r>
              <w:t>Abhängigkeiten</w:t>
            </w:r>
          </w:p>
        </w:tc>
      </w:tr>
      <w:tr w:rsidR="00B45579" w14:paraId="11964EB3" w14:textId="77777777" w:rsidTr="002E3A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tcPr>
          <w:p w14:paraId="71C1269A" w14:textId="5780AA28" w:rsidR="00B45579" w:rsidRDefault="007927B1" w:rsidP="002E3A4A">
            <w:pPr>
              <w:pStyle w:val="FlietextTH"/>
            </w:pPr>
            <w:r>
              <w:t>/LF100/</w:t>
            </w:r>
          </w:p>
        </w:tc>
        <w:tc>
          <w:tcPr>
            <w:tcW w:w="4047" w:type="pct"/>
          </w:tcPr>
          <w:p w14:paraId="19F2C5AD" w14:textId="01A0CE96" w:rsidR="00B45579" w:rsidRDefault="007927B1" w:rsidP="002E3A4A">
            <w:pPr>
              <w:pStyle w:val="FlietextTH"/>
              <w:cnfStyle w:val="000000100000" w:firstRow="0" w:lastRow="0" w:firstColumn="0" w:lastColumn="0" w:oddVBand="0" w:evenVBand="0" w:oddHBand="1" w:evenHBand="0" w:firstRowFirstColumn="0" w:firstRowLastColumn="0" w:lastRowFirstColumn="0" w:lastRowLastColumn="0"/>
            </w:pPr>
            <w:r>
              <w:t>Hierzu soll die "</w:t>
            </w:r>
            <w:r w:rsidR="00023603">
              <w:t>A</w:t>
            </w:r>
            <w:r w:rsidR="00F779AF">
              <w:t>uto</w:t>
            </w:r>
            <w:r>
              <w:t>"-Schnittstelle der "</w:t>
            </w:r>
            <w:proofErr w:type="spellStart"/>
            <w:r w:rsidR="00F779AF">
              <w:t>Auto</w:t>
            </w:r>
            <w:r w:rsidR="00DA44B8">
              <w:t>Service</w:t>
            </w:r>
            <w:proofErr w:type="spellEnd"/>
            <w:r>
              <w:t>"-Komponente des Clients verwendet werden.</w:t>
            </w:r>
          </w:p>
        </w:tc>
      </w:tr>
      <w:tr w:rsidR="00FB6C48" w14:paraId="1DF9E363" w14:textId="77777777" w:rsidTr="002E3A4A">
        <w:tc>
          <w:tcPr>
            <w:cnfStyle w:val="001000000000" w:firstRow="0" w:lastRow="0" w:firstColumn="1" w:lastColumn="0" w:oddVBand="0" w:evenVBand="0" w:oddHBand="0" w:evenHBand="0" w:firstRowFirstColumn="0" w:firstRowLastColumn="0" w:lastRowFirstColumn="0" w:lastRowLastColumn="0"/>
            <w:tcW w:w="953" w:type="pct"/>
          </w:tcPr>
          <w:p w14:paraId="5251E7C1" w14:textId="13BB8083" w:rsidR="00FB6C48" w:rsidRDefault="00FB6C48" w:rsidP="002E3A4A">
            <w:pPr>
              <w:pStyle w:val="FlietextTH"/>
            </w:pPr>
            <w:r>
              <w:t>/LF105/</w:t>
            </w:r>
          </w:p>
        </w:tc>
        <w:tc>
          <w:tcPr>
            <w:tcW w:w="4047" w:type="pct"/>
          </w:tcPr>
          <w:p w14:paraId="2B34A710" w14:textId="2748703D" w:rsidR="00FB6C48" w:rsidRDefault="00FB6C48" w:rsidP="002E3A4A">
            <w:pPr>
              <w:pStyle w:val="FlietextTH"/>
              <w:cnfStyle w:val="000000000000" w:firstRow="0" w:lastRow="0" w:firstColumn="0" w:lastColumn="0" w:oddVBand="0" w:evenVBand="0" w:oddHBand="0" w:evenHBand="0" w:firstRowFirstColumn="0" w:firstRowLastColumn="0" w:lastRowFirstColumn="0" w:lastRowLastColumn="0"/>
            </w:pPr>
            <w:r>
              <w:t>Hierzu soll die "Auto"-Schnittstelle der "</w:t>
            </w:r>
            <w:proofErr w:type="spellStart"/>
            <w:r>
              <w:t>AutoService</w:t>
            </w:r>
            <w:proofErr w:type="spellEnd"/>
            <w:r>
              <w:t>"-Komponente des Clients verwendet werden.</w:t>
            </w:r>
          </w:p>
        </w:tc>
      </w:tr>
      <w:tr w:rsidR="00FB6C48" w14:paraId="24CE1CD1" w14:textId="77777777" w:rsidTr="002E3A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tcPr>
          <w:p w14:paraId="2077976A" w14:textId="63357BFC" w:rsidR="00FB6C48" w:rsidRDefault="00FB6C48" w:rsidP="002E3A4A">
            <w:pPr>
              <w:pStyle w:val="FlietextTH"/>
            </w:pPr>
            <w:r>
              <w:t>/LF110/</w:t>
            </w:r>
          </w:p>
        </w:tc>
        <w:tc>
          <w:tcPr>
            <w:tcW w:w="4047" w:type="pct"/>
          </w:tcPr>
          <w:p w14:paraId="26F875DB" w14:textId="2106A935" w:rsidR="00FB6C48" w:rsidRDefault="00FB6C48" w:rsidP="002E3A4A">
            <w:pPr>
              <w:pStyle w:val="FlietextTH"/>
              <w:cnfStyle w:val="000000100000" w:firstRow="0" w:lastRow="0" w:firstColumn="0" w:lastColumn="0" w:oddVBand="0" w:evenVBand="0" w:oddHBand="1" w:evenHBand="0" w:firstRowFirstColumn="0" w:firstRowLastColumn="0" w:lastRowFirstColumn="0" w:lastRowLastColumn="0"/>
            </w:pPr>
            <w:r>
              <w:t>Hierzu soll die "Auto"-Schnittstelle der "</w:t>
            </w:r>
            <w:proofErr w:type="spellStart"/>
            <w:r>
              <w:t>AutoService</w:t>
            </w:r>
            <w:proofErr w:type="spellEnd"/>
            <w:r>
              <w:t>"-Komponente des Clients verwendet werden.</w:t>
            </w:r>
          </w:p>
        </w:tc>
      </w:tr>
      <w:tr w:rsidR="007927B1" w14:paraId="2A64E4E5" w14:textId="77777777" w:rsidTr="002E3A4A">
        <w:tc>
          <w:tcPr>
            <w:cnfStyle w:val="001000000000" w:firstRow="0" w:lastRow="0" w:firstColumn="1" w:lastColumn="0" w:oddVBand="0" w:evenVBand="0" w:oddHBand="0" w:evenHBand="0" w:firstRowFirstColumn="0" w:firstRowLastColumn="0" w:lastRowFirstColumn="0" w:lastRowLastColumn="0"/>
            <w:tcW w:w="953" w:type="pct"/>
          </w:tcPr>
          <w:p w14:paraId="3BEF5BB9" w14:textId="7269A80C" w:rsidR="007927B1" w:rsidRDefault="007927B1" w:rsidP="002E3A4A">
            <w:pPr>
              <w:pStyle w:val="FlietextTH"/>
            </w:pPr>
            <w:r>
              <w:t>/LF220/</w:t>
            </w:r>
          </w:p>
        </w:tc>
        <w:tc>
          <w:tcPr>
            <w:tcW w:w="4047" w:type="pct"/>
          </w:tcPr>
          <w:p w14:paraId="689EAD22" w14:textId="3A72B480" w:rsidR="007927B1" w:rsidRDefault="007927B1" w:rsidP="002E3A4A">
            <w:pPr>
              <w:pStyle w:val="FlietextTH"/>
              <w:cnfStyle w:val="000000000000" w:firstRow="0" w:lastRow="0" w:firstColumn="0" w:lastColumn="0" w:oddVBand="0" w:evenVBand="0" w:oddHBand="0" w:evenHBand="0" w:firstRowFirstColumn="0" w:firstRowLastColumn="0" w:lastRowFirstColumn="0" w:lastRowLastColumn="0"/>
            </w:pPr>
            <w:r>
              <w:t>Hierzu soll die "Rating"-Schnittstelle der "</w:t>
            </w:r>
            <w:proofErr w:type="spellStart"/>
            <w:r w:rsidR="00510B63">
              <w:t>Rating</w:t>
            </w:r>
            <w:r w:rsidR="00DA44B8">
              <w:t>Service</w:t>
            </w:r>
            <w:proofErr w:type="spellEnd"/>
            <w:r>
              <w:t>"-Komponente des Clients verwendet werden.</w:t>
            </w:r>
          </w:p>
        </w:tc>
      </w:tr>
    </w:tbl>
    <w:p w14:paraId="44D78EC9" w14:textId="0CE21D6B" w:rsidR="00B45579" w:rsidRDefault="00B45579" w:rsidP="00B45579">
      <w:pPr>
        <w:pStyle w:val="Heading3"/>
        <w:spacing w:before="240" w:after="60"/>
      </w:pPr>
      <w:bookmarkStart w:id="253" w:name="_Toc532316543"/>
      <w:r>
        <w:t>Schnittstellen</w:t>
      </w:r>
      <w:bookmarkEnd w:id="253"/>
    </w:p>
    <w:p w14:paraId="6AC2BDB7" w14:textId="77777777" w:rsidR="007927B1" w:rsidRPr="00385EF6" w:rsidRDefault="007927B1" w:rsidP="007927B1">
      <w:pPr>
        <w:pStyle w:val="FlietextTH"/>
        <w:rPr>
          <w:lang w:eastAsia="x-none"/>
        </w:rPr>
      </w:pPr>
      <w:r>
        <w:rPr>
          <w:lang w:eastAsia="x-none"/>
        </w:rPr>
        <w:t>Diese Komponente besitzt keine zu spezifizierende Schnittstelle.</w:t>
      </w:r>
    </w:p>
    <w:p w14:paraId="1C8D990D" w14:textId="77777777" w:rsidR="00B45579" w:rsidRDefault="00B45579" w:rsidP="00B45579">
      <w:pPr>
        <w:pStyle w:val="Heading3"/>
        <w:spacing w:before="240" w:after="60"/>
      </w:pPr>
      <w:bookmarkStart w:id="254" w:name="_Toc532316544"/>
      <w:r>
        <w:t>Verhalten</w:t>
      </w:r>
      <w:bookmarkEnd w:id="254"/>
    </w:p>
    <w:p w14:paraId="534A2B42" w14:textId="60AEED17" w:rsidR="00F07F06" w:rsidRDefault="00F07F06" w:rsidP="00F07F06">
      <w:pPr>
        <w:pStyle w:val="FlietextTH"/>
      </w:pPr>
      <w:r>
        <w:t xml:space="preserve">Die </w:t>
      </w:r>
      <w:r w:rsidR="00DA44B8">
        <w:rPr>
          <w:i/>
        </w:rPr>
        <w:t>Autos</w:t>
      </w:r>
      <w:r>
        <w:t xml:space="preserve">-Komponente wird unterschieden in </w:t>
      </w:r>
      <w:r w:rsidRPr="00F07F06">
        <w:rPr>
          <w:i/>
        </w:rPr>
        <w:t>B</w:t>
      </w:r>
      <w:r w:rsidR="0023599C">
        <w:rPr>
          <w:i/>
        </w:rPr>
        <w:t>esucher</w:t>
      </w:r>
      <w:r w:rsidRPr="00F07F06">
        <w:rPr>
          <w:i/>
        </w:rPr>
        <w:t xml:space="preserve"> </w:t>
      </w:r>
      <w:r>
        <w:t xml:space="preserve">und </w:t>
      </w:r>
      <w:r w:rsidR="0023599C">
        <w:rPr>
          <w:i/>
        </w:rPr>
        <w:t>Benutzer</w:t>
      </w:r>
      <w:r>
        <w:t>.</w:t>
      </w:r>
    </w:p>
    <w:p w14:paraId="3DE951B5" w14:textId="2C0A78B1" w:rsidR="00DA44B8" w:rsidRDefault="00DA44B8" w:rsidP="00C54F1C">
      <w:pPr>
        <w:pStyle w:val="FlietextTH"/>
        <w:jc w:val="center"/>
      </w:pPr>
      <w:r>
        <w:rPr>
          <w:noProof/>
        </w:rPr>
        <w:drawing>
          <wp:inline distT="0" distB="0" distL="0" distR="0" wp14:anchorId="28C4F059" wp14:editId="628D9F37">
            <wp:extent cx="2331922" cy="226333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stemverhalten_Besucher.png"/>
                    <pic:cNvPicPr/>
                  </pic:nvPicPr>
                  <pic:blipFill>
                    <a:blip r:embed="rId14">
                      <a:extLst>
                        <a:ext uri="{28A0092B-C50C-407E-A947-70E740481C1C}">
                          <a14:useLocalDpi xmlns:a14="http://schemas.microsoft.com/office/drawing/2010/main" val="0"/>
                        </a:ext>
                      </a:extLst>
                    </a:blip>
                    <a:stretch>
                      <a:fillRect/>
                    </a:stretch>
                  </pic:blipFill>
                  <pic:spPr>
                    <a:xfrm>
                      <a:off x="0" y="0"/>
                      <a:ext cx="2331922" cy="2263336"/>
                    </a:xfrm>
                    <a:prstGeom prst="rect">
                      <a:avLst/>
                    </a:prstGeom>
                  </pic:spPr>
                </pic:pic>
              </a:graphicData>
            </a:graphic>
          </wp:inline>
        </w:drawing>
      </w:r>
    </w:p>
    <w:p w14:paraId="6734B8FA" w14:textId="694225C9" w:rsidR="007530CB" w:rsidRDefault="007530CB" w:rsidP="007530CB">
      <w:pPr>
        <w:pStyle w:val="FlietextTH"/>
        <w:jc w:val="center"/>
      </w:pPr>
      <w:r>
        <w:t>Abbildung 2.1: Zustandsdiagramm: Verhalten für das Login der verschiedenen Akteure</w:t>
      </w:r>
    </w:p>
    <w:p w14:paraId="7C691AC4" w14:textId="24DCF011" w:rsidR="007530CB" w:rsidRDefault="007530CB" w:rsidP="007530CB">
      <w:pPr>
        <w:pStyle w:val="FlietextTH"/>
      </w:pPr>
    </w:p>
    <w:p w14:paraId="4AF273D9" w14:textId="60BDAA39" w:rsidR="00DA44B8" w:rsidRDefault="00DA44B8" w:rsidP="007530CB">
      <w:pPr>
        <w:pStyle w:val="FlietextTH"/>
      </w:pPr>
      <w:r>
        <w:t>Eine erweiterte Beschreibung zu</w:t>
      </w:r>
      <w:del w:id="255" w:author="Simson Example" w:date="2018-12-10T13:19:00Z">
        <w:r w:rsidDel="00F576C8">
          <w:delText xml:space="preserve"> dem </w:delText>
        </w:r>
      </w:del>
      <w:ins w:id="256" w:author="Simson Example" w:date="2018-12-10T13:19:00Z">
        <w:r w:rsidR="00F576C8">
          <w:t xml:space="preserve">m </w:t>
        </w:r>
      </w:ins>
      <w:r>
        <w:t>Verhalten der Akteure ist in der Systemspezifikation unter Kapitel 3 zu finden.</w:t>
      </w:r>
    </w:p>
    <w:p w14:paraId="3809FCD7" w14:textId="77777777" w:rsidR="00DA44B8" w:rsidRDefault="00DA44B8" w:rsidP="007530CB">
      <w:pPr>
        <w:pStyle w:val="FlietextTH"/>
      </w:pPr>
    </w:p>
    <w:p w14:paraId="77683659" w14:textId="3FAE46F8" w:rsidR="00C54F1C" w:rsidRDefault="00C54F1C">
      <w:pPr>
        <w:rPr>
          <w:color w:val="000000" w:themeColor="text1"/>
        </w:rPr>
      </w:pPr>
      <w:r>
        <w:br w:type="page"/>
      </w:r>
    </w:p>
    <w:p w14:paraId="37D172C7" w14:textId="4329E8C1" w:rsidR="00B45579" w:rsidRDefault="00FB6C48" w:rsidP="00B45579">
      <w:pPr>
        <w:pStyle w:val="Heading2"/>
        <w:spacing w:before="360" w:after="120"/>
      </w:pPr>
      <w:bookmarkStart w:id="257" w:name="_Toc532316545"/>
      <w:r>
        <w:lastRenderedPageBreak/>
        <w:t>Anmelden</w:t>
      </w:r>
      <w:r w:rsidR="00F73BA9">
        <w:t xml:space="preserve"> (GUI)</w:t>
      </w:r>
      <w:bookmarkEnd w:id="257"/>
    </w:p>
    <w:p w14:paraId="4C6B818C" w14:textId="2BF4C11B" w:rsidR="00B45579" w:rsidRDefault="00B45579" w:rsidP="00B45579">
      <w:pPr>
        <w:pStyle w:val="Heading3"/>
        <w:spacing w:before="240" w:after="60"/>
      </w:pPr>
      <w:bookmarkStart w:id="258" w:name="_Toc532316546"/>
      <w:r>
        <w:t>Funktion</w:t>
      </w:r>
      <w:bookmarkEnd w:id="258"/>
    </w:p>
    <w:tbl>
      <w:tblPr>
        <w:tblStyle w:val="GridTable2"/>
        <w:tblW w:w="5000" w:type="pct"/>
        <w:tblLook w:val="04A0" w:firstRow="1" w:lastRow="0" w:firstColumn="1" w:lastColumn="0" w:noHBand="0" w:noVBand="1"/>
      </w:tblPr>
      <w:tblGrid>
        <w:gridCol w:w="1702"/>
        <w:gridCol w:w="7227"/>
      </w:tblGrid>
      <w:tr w:rsidR="00B45579" w14:paraId="3838B260" w14:textId="77777777" w:rsidTr="002E3A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tcPr>
          <w:p w14:paraId="277685E6" w14:textId="77777777" w:rsidR="00B45579" w:rsidRDefault="00B45579" w:rsidP="002E3A4A">
            <w:pPr>
              <w:pStyle w:val="FlietextTH"/>
            </w:pPr>
            <w:proofErr w:type="spellStart"/>
            <w:r w:rsidRPr="00445EAB">
              <w:t>Anw</w:t>
            </w:r>
            <w:proofErr w:type="spellEnd"/>
            <w:r w:rsidRPr="00445EAB">
              <w:t>.-Fall</w:t>
            </w:r>
          </w:p>
        </w:tc>
        <w:tc>
          <w:tcPr>
            <w:tcW w:w="4047" w:type="pct"/>
          </w:tcPr>
          <w:p w14:paraId="08FBA013" w14:textId="77777777" w:rsidR="00B45579" w:rsidRDefault="00B45579" w:rsidP="002E3A4A">
            <w:pPr>
              <w:pStyle w:val="FlietextTH"/>
              <w:cnfStyle w:val="100000000000" w:firstRow="1" w:lastRow="0" w:firstColumn="0" w:lastColumn="0" w:oddVBand="0" w:evenVBand="0" w:oddHBand="0" w:evenHBand="0" w:firstRowFirstColumn="0" w:firstRowLastColumn="0" w:lastRowFirstColumn="0" w:lastRowLastColumn="0"/>
            </w:pPr>
            <w:r>
              <w:t>Abhängigkeiten</w:t>
            </w:r>
          </w:p>
        </w:tc>
      </w:tr>
      <w:tr w:rsidR="00B45579" w14:paraId="5DC071CA" w14:textId="77777777" w:rsidTr="002E3A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tcPr>
          <w:p w14:paraId="721FCC90" w14:textId="5A0B8DE8" w:rsidR="00B45579" w:rsidRDefault="007927B1" w:rsidP="002E3A4A">
            <w:pPr>
              <w:pStyle w:val="FlietextTH"/>
            </w:pPr>
            <w:r>
              <w:t>/LF200/</w:t>
            </w:r>
          </w:p>
        </w:tc>
        <w:tc>
          <w:tcPr>
            <w:tcW w:w="4047" w:type="pct"/>
          </w:tcPr>
          <w:p w14:paraId="48F79949" w14:textId="51B82E0D" w:rsidR="00B45579" w:rsidRDefault="00F07F06" w:rsidP="002E3A4A">
            <w:pPr>
              <w:pStyle w:val="FlietextTH"/>
              <w:cnfStyle w:val="000000100000" w:firstRow="0" w:lastRow="0" w:firstColumn="0" w:lastColumn="0" w:oddVBand="0" w:evenVBand="0" w:oddHBand="1" w:evenHBand="0" w:firstRowFirstColumn="0" w:firstRowLastColumn="0" w:lastRowFirstColumn="0" w:lastRowLastColumn="0"/>
            </w:pPr>
            <w:r>
              <w:t>Hierzu soll die "Auth</w:t>
            </w:r>
            <w:r w:rsidR="00334775">
              <w:t>entication</w:t>
            </w:r>
            <w:r>
              <w:t>"-Schnittstelle der "</w:t>
            </w:r>
            <w:proofErr w:type="spellStart"/>
            <w:del w:id="259" w:author="Simson Example" w:date="2018-12-10T10:59:00Z">
              <w:r w:rsidR="00334775" w:rsidDel="0066343F">
                <w:delText xml:space="preserve"> </w:delText>
              </w:r>
            </w:del>
            <w:r w:rsidR="00334775">
              <w:t>AuthenticationService</w:t>
            </w:r>
            <w:proofErr w:type="spellEnd"/>
            <w:r w:rsidR="00334775">
              <w:t xml:space="preserve"> </w:t>
            </w:r>
            <w:r>
              <w:t>"-Komponente des Clients verwendet werden.</w:t>
            </w:r>
          </w:p>
        </w:tc>
      </w:tr>
    </w:tbl>
    <w:p w14:paraId="5355BE5C" w14:textId="4BF4FBAF" w:rsidR="00B45579" w:rsidRDefault="00B45579" w:rsidP="00B45579">
      <w:pPr>
        <w:pStyle w:val="Heading3"/>
        <w:spacing w:before="240" w:after="60"/>
      </w:pPr>
      <w:bookmarkStart w:id="260" w:name="_Toc532316547"/>
      <w:r>
        <w:t>Schnittstellen</w:t>
      </w:r>
      <w:bookmarkEnd w:id="260"/>
    </w:p>
    <w:p w14:paraId="09643E38" w14:textId="77777777" w:rsidR="007927B1" w:rsidRPr="00385EF6" w:rsidRDefault="007927B1" w:rsidP="007927B1">
      <w:pPr>
        <w:pStyle w:val="FlietextTH"/>
        <w:rPr>
          <w:lang w:eastAsia="x-none"/>
        </w:rPr>
      </w:pPr>
      <w:r>
        <w:rPr>
          <w:lang w:eastAsia="x-none"/>
        </w:rPr>
        <w:t>Diese Komponente besitzt keine zu spezifizierende Schnittstelle.</w:t>
      </w:r>
    </w:p>
    <w:p w14:paraId="1B74BBD8" w14:textId="77777777" w:rsidR="00B45579" w:rsidRDefault="00B45579" w:rsidP="00B45579">
      <w:pPr>
        <w:pStyle w:val="Heading3"/>
        <w:spacing w:before="240" w:after="60"/>
      </w:pPr>
      <w:bookmarkStart w:id="261" w:name="_Toc532316548"/>
      <w:r>
        <w:t>Verhalten</w:t>
      </w:r>
      <w:bookmarkEnd w:id="261"/>
    </w:p>
    <w:p w14:paraId="476E9A4B" w14:textId="4FF43C3C" w:rsidR="00C54F1C" w:rsidRDefault="00C54F1C" w:rsidP="00C54F1C">
      <w:pPr>
        <w:pStyle w:val="FlietextTH"/>
      </w:pPr>
      <w:r>
        <w:t>Die</w:t>
      </w:r>
      <w:del w:id="262" w:author="Simson Example" w:date="2018-12-10T13:24:00Z">
        <w:r w:rsidDel="00E32733">
          <w:delText>se</w:delText>
        </w:r>
      </w:del>
      <w:r>
        <w:t xml:space="preserve"> Komponente </w:t>
      </w:r>
      <w:ins w:id="263" w:author="Simson Example" w:date="2018-12-10T13:24:00Z">
        <w:r w:rsidR="00E32733">
          <w:t>"</w:t>
        </w:r>
        <w:r w:rsidR="00E32733" w:rsidRPr="00E32733">
          <w:rPr>
            <w:i/>
            <w:rPrChange w:id="264" w:author="Simson Example" w:date="2018-12-10T13:24:00Z">
              <w:rPr/>
            </w:rPrChange>
          </w:rPr>
          <w:t>Anmelden</w:t>
        </w:r>
        <w:r w:rsidR="00E32733">
          <w:t xml:space="preserve">" </w:t>
        </w:r>
      </w:ins>
      <w:r>
        <w:t>soll die Zustände "authentifiziert" und "nicht</w:t>
      </w:r>
      <w:r w:rsidR="00EB517A">
        <w:t xml:space="preserve"> </w:t>
      </w:r>
      <w:r>
        <w:t xml:space="preserve">authentifiziert" </w:t>
      </w:r>
      <w:del w:id="265" w:author="Simson Example" w:date="2018-12-10T13:24:00Z">
        <w:r w:rsidDel="00E32733">
          <w:delText>besitzen</w:delText>
        </w:r>
      </w:del>
      <w:ins w:id="266" w:author="Simson Example" w:date="2018-12-10T13:24:00Z">
        <w:r w:rsidR="00E32733">
          <w:t>erhalten</w:t>
        </w:r>
      </w:ins>
      <w:r>
        <w:t>. Nicht authentifizierte Zugriffe sollen vermieden werden. Diese sollen an das Login weitergeleitet werden.</w:t>
      </w:r>
    </w:p>
    <w:p w14:paraId="62716ADF" w14:textId="1D23FAC4" w:rsidR="00C54F1C" w:rsidRDefault="007530CB" w:rsidP="00C54F1C">
      <w:pPr>
        <w:pStyle w:val="FlietextTH"/>
        <w:jc w:val="center"/>
      </w:pPr>
      <w:r>
        <w:rPr>
          <w:noProof/>
        </w:rPr>
        <w:drawing>
          <wp:inline distT="0" distB="0" distL="0" distR="0" wp14:anchorId="3BD0AEF3" wp14:editId="253B2420">
            <wp:extent cx="4476750" cy="3429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nmeldung.png"/>
                    <pic:cNvPicPr/>
                  </pic:nvPicPr>
                  <pic:blipFill>
                    <a:blip r:embed="rId15">
                      <a:extLst>
                        <a:ext uri="{28A0092B-C50C-407E-A947-70E740481C1C}">
                          <a14:useLocalDpi xmlns:a14="http://schemas.microsoft.com/office/drawing/2010/main" val="0"/>
                        </a:ext>
                      </a:extLst>
                    </a:blip>
                    <a:stretch>
                      <a:fillRect/>
                    </a:stretch>
                  </pic:blipFill>
                  <pic:spPr>
                    <a:xfrm>
                      <a:off x="0" y="0"/>
                      <a:ext cx="4476750" cy="3429000"/>
                    </a:xfrm>
                    <a:prstGeom prst="rect">
                      <a:avLst/>
                    </a:prstGeom>
                  </pic:spPr>
                </pic:pic>
              </a:graphicData>
            </a:graphic>
          </wp:inline>
        </w:drawing>
      </w:r>
    </w:p>
    <w:p w14:paraId="5BC81BB7" w14:textId="3C1C1848" w:rsidR="007530CB" w:rsidRDefault="007530CB" w:rsidP="007530CB">
      <w:pPr>
        <w:pStyle w:val="FlietextTH"/>
        <w:jc w:val="center"/>
      </w:pPr>
      <w:r>
        <w:t xml:space="preserve">Abbildung 2.2: </w:t>
      </w:r>
      <w:r w:rsidR="008B0F0E">
        <w:t>Zustandsdiagramm eines Logins</w:t>
      </w:r>
    </w:p>
    <w:p w14:paraId="2AD3AFA7" w14:textId="16066F2A" w:rsidR="00334775" w:rsidRDefault="00334775" w:rsidP="007530CB">
      <w:pPr>
        <w:pStyle w:val="FlietextTH"/>
      </w:pPr>
    </w:p>
    <w:p w14:paraId="14E11E6F" w14:textId="07E06AA4" w:rsidR="00334775" w:rsidRDefault="00334775" w:rsidP="00334775">
      <w:pPr>
        <w:pStyle w:val="Heading2"/>
        <w:spacing w:before="360" w:after="120"/>
      </w:pPr>
      <w:bookmarkStart w:id="267" w:name="_Toc532316549"/>
      <w:r>
        <w:t>Registrieren (GUI)</w:t>
      </w:r>
      <w:bookmarkEnd w:id="267"/>
    </w:p>
    <w:p w14:paraId="1B5933C9" w14:textId="77777777" w:rsidR="00334775" w:rsidRDefault="00334775" w:rsidP="00334775">
      <w:pPr>
        <w:pStyle w:val="Heading3"/>
        <w:spacing w:before="240" w:after="60"/>
      </w:pPr>
      <w:bookmarkStart w:id="268" w:name="_Toc532316550"/>
      <w:r>
        <w:t>Funktion</w:t>
      </w:r>
      <w:bookmarkEnd w:id="268"/>
    </w:p>
    <w:tbl>
      <w:tblPr>
        <w:tblStyle w:val="GridTable2"/>
        <w:tblW w:w="5000" w:type="pct"/>
        <w:tblLook w:val="04A0" w:firstRow="1" w:lastRow="0" w:firstColumn="1" w:lastColumn="0" w:noHBand="0" w:noVBand="1"/>
      </w:tblPr>
      <w:tblGrid>
        <w:gridCol w:w="1702"/>
        <w:gridCol w:w="7227"/>
      </w:tblGrid>
      <w:tr w:rsidR="00334775" w14:paraId="1AB508E9" w14:textId="77777777" w:rsidTr="00FA60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tcPr>
          <w:p w14:paraId="482466FB" w14:textId="77777777" w:rsidR="00334775" w:rsidRDefault="00334775" w:rsidP="00FA6093">
            <w:pPr>
              <w:pStyle w:val="FlietextTH"/>
            </w:pPr>
            <w:proofErr w:type="spellStart"/>
            <w:r w:rsidRPr="00445EAB">
              <w:t>Anw</w:t>
            </w:r>
            <w:proofErr w:type="spellEnd"/>
            <w:r w:rsidRPr="00445EAB">
              <w:t>.-Fall</w:t>
            </w:r>
          </w:p>
        </w:tc>
        <w:tc>
          <w:tcPr>
            <w:tcW w:w="4047" w:type="pct"/>
          </w:tcPr>
          <w:p w14:paraId="378F9788" w14:textId="77777777" w:rsidR="00334775" w:rsidRDefault="00334775" w:rsidP="00FA6093">
            <w:pPr>
              <w:pStyle w:val="FlietextTH"/>
              <w:cnfStyle w:val="100000000000" w:firstRow="1" w:lastRow="0" w:firstColumn="0" w:lastColumn="0" w:oddVBand="0" w:evenVBand="0" w:oddHBand="0" w:evenHBand="0" w:firstRowFirstColumn="0" w:firstRowLastColumn="0" w:lastRowFirstColumn="0" w:lastRowLastColumn="0"/>
            </w:pPr>
            <w:r>
              <w:t>Abhängigkeiten</w:t>
            </w:r>
          </w:p>
        </w:tc>
      </w:tr>
      <w:tr w:rsidR="00334775" w14:paraId="17E2C8E8" w14:textId="77777777" w:rsidTr="00FA6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tcPr>
          <w:p w14:paraId="7DA91172" w14:textId="77777777" w:rsidR="00334775" w:rsidRDefault="00334775" w:rsidP="00FA6093">
            <w:pPr>
              <w:pStyle w:val="FlietextTH"/>
            </w:pPr>
            <w:r>
              <w:t>/LF210/</w:t>
            </w:r>
          </w:p>
        </w:tc>
        <w:tc>
          <w:tcPr>
            <w:tcW w:w="4047" w:type="pct"/>
          </w:tcPr>
          <w:p w14:paraId="5A0F4BFB" w14:textId="77777777" w:rsidR="00334775" w:rsidRDefault="00334775" w:rsidP="00FA6093">
            <w:pPr>
              <w:pStyle w:val="FlietextTH"/>
              <w:cnfStyle w:val="000000100000" w:firstRow="0" w:lastRow="0" w:firstColumn="0" w:lastColumn="0" w:oddVBand="0" w:evenVBand="0" w:oddHBand="1" w:evenHBand="0" w:firstRowFirstColumn="0" w:firstRowLastColumn="0" w:lastRowFirstColumn="0" w:lastRowLastColumn="0"/>
            </w:pPr>
            <w:r>
              <w:t xml:space="preserve">Hierzu soll die "Authentication"-Schnittstelle der " </w:t>
            </w:r>
            <w:proofErr w:type="spellStart"/>
            <w:r>
              <w:t>AuthenticationService</w:t>
            </w:r>
            <w:proofErr w:type="spellEnd"/>
            <w:r>
              <w:t xml:space="preserve"> "-Komponente des Clients verwendet werden.</w:t>
            </w:r>
          </w:p>
        </w:tc>
      </w:tr>
    </w:tbl>
    <w:p w14:paraId="72423542" w14:textId="77777777" w:rsidR="00334775" w:rsidRDefault="00334775" w:rsidP="00334775">
      <w:pPr>
        <w:pStyle w:val="Heading3"/>
        <w:spacing w:before="240" w:after="60"/>
      </w:pPr>
      <w:bookmarkStart w:id="269" w:name="_Toc532316551"/>
      <w:r>
        <w:t>Schnittstellen</w:t>
      </w:r>
      <w:bookmarkEnd w:id="269"/>
    </w:p>
    <w:p w14:paraId="71022207" w14:textId="77777777" w:rsidR="00334775" w:rsidRPr="00385EF6" w:rsidRDefault="00334775" w:rsidP="00334775">
      <w:pPr>
        <w:pStyle w:val="FlietextTH"/>
        <w:rPr>
          <w:lang w:eastAsia="x-none"/>
        </w:rPr>
      </w:pPr>
      <w:r>
        <w:rPr>
          <w:lang w:eastAsia="x-none"/>
        </w:rPr>
        <w:t>Diese Komponente besitzt keine zu spezifizierende Schnittstelle.</w:t>
      </w:r>
    </w:p>
    <w:p w14:paraId="79E06CE3" w14:textId="77777777" w:rsidR="00334775" w:rsidRDefault="00334775" w:rsidP="00334775">
      <w:pPr>
        <w:pStyle w:val="Heading3"/>
        <w:spacing w:before="240" w:after="60"/>
      </w:pPr>
      <w:bookmarkStart w:id="270" w:name="_Toc532316552"/>
      <w:r>
        <w:t>Verhalten</w:t>
      </w:r>
      <w:bookmarkEnd w:id="270"/>
    </w:p>
    <w:p w14:paraId="6A7405CD" w14:textId="47DD1317" w:rsidR="00334775" w:rsidRPr="00B97D98" w:rsidRDefault="00334775">
      <w:pPr>
        <w:pPrChange w:id="271" w:author="Simson Example" w:date="2018-12-10T12:28:00Z">
          <w:pPr>
            <w:pStyle w:val="FlietextTH"/>
          </w:pPr>
        </w:pPrChange>
      </w:pPr>
      <w:r>
        <w:t xml:space="preserve">Diese Komponente besitzt kein </w:t>
      </w:r>
      <w:proofErr w:type="gramStart"/>
      <w:r>
        <w:t>zu spezifizierendes Verhalten</w:t>
      </w:r>
      <w:proofErr w:type="gramEnd"/>
      <w:r>
        <w:t>.</w:t>
      </w:r>
      <w:del w:id="272" w:author="Simson Example" w:date="2018-12-10T12:34:00Z">
        <w:r w:rsidR="0064114B" w:rsidDel="00E75078">
          <w:br w:type="page"/>
        </w:r>
      </w:del>
      <w:ins w:id="273" w:author="Simson Example" w:date="2018-12-10T12:27:00Z">
        <w:r w:rsidR="00E75078">
          <w:br w:type="page"/>
        </w:r>
      </w:ins>
    </w:p>
    <w:p w14:paraId="6DFCEF93" w14:textId="575E4243" w:rsidR="00B45579" w:rsidRDefault="00B45579" w:rsidP="00B45579">
      <w:pPr>
        <w:pStyle w:val="Heading2"/>
        <w:spacing w:before="360" w:after="120"/>
      </w:pPr>
      <w:bookmarkStart w:id="274" w:name="_Toc532316553"/>
      <w:proofErr w:type="spellStart"/>
      <w:r>
        <w:lastRenderedPageBreak/>
        <w:t>Authentication</w:t>
      </w:r>
      <w:r w:rsidR="00595D05">
        <w:t>Service</w:t>
      </w:r>
      <w:proofErr w:type="spellEnd"/>
      <w:r w:rsidR="00F73BA9">
        <w:t xml:space="preserve"> (Client)</w:t>
      </w:r>
      <w:bookmarkEnd w:id="274"/>
    </w:p>
    <w:p w14:paraId="5BD79432" w14:textId="314953DB" w:rsidR="00B45579" w:rsidRDefault="00B45579" w:rsidP="00F07F06">
      <w:pPr>
        <w:pStyle w:val="Heading3"/>
        <w:spacing w:before="240" w:after="60"/>
      </w:pPr>
      <w:bookmarkStart w:id="275" w:name="_Toc532316554"/>
      <w:r>
        <w:t>Funktion</w:t>
      </w:r>
      <w:bookmarkEnd w:id="275"/>
    </w:p>
    <w:p w14:paraId="6522BC11" w14:textId="6BB34DE1" w:rsidR="00F07F06" w:rsidRPr="00F07F06" w:rsidRDefault="00F07F06" w:rsidP="00F07F06">
      <w:pPr>
        <w:pStyle w:val="FlietextTH"/>
        <w:rPr>
          <w:lang w:eastAsia="x-none"/>
        </w:rPr>
      </w:pPr>
      <w:r w:rsidRPr="00F07F06">
        <w:rPr>
          <w:lang w:eastAsia="x-none"/>
        </w:rPr>
        <w:t xml:space="preserve">Diese Komponente </w:t>
      </w:r>
      <w:r>
        <w:rPr>
          <w:lang w:eastAsia="x-none"/>
        </w:rPr>
        <w:t>realisiert selbst keine Anwendungsfälle und besitzt auch keine GUI. Sie ist die Schnittstelle zwischen der Server-</w:t>
      </w:r>
      <w:r w:rsidR="00334775">
        <w:rPr>
          <w:lang w:eastAsia="x-none"/>
        </w:rPr>
        <w:t>"</w:t>
      </w:r>
      <w:r w:rsidR="000E7AA8" w:rsidRPr="001F296E">
        <w:rPr>
          <w:i/>
          <w:lang w:eastAsia="x-none"/>
        </w:rPr>
        <w:t>Authentication</w:t>
      </w:r>
      <w:r w:rsidR="00334775">
        <w:rPr>
          <w:i/>
          <w:lang w:eastAsia="x-none"/>
        </w:rPr>
        <w:t>"</w:t>
      </w:r>
      <w:r>
        <w:rPr>
          <w:lang w:eastAsia="x-none"/>
        </w:rPr>
        <w:t xml:space="preserve"> und Client</w:t>
      </w:r>
      <w:r w:rsidR="000E7AA8">
        <w:rPr>
          <w:lang w:eastAsia="x-none"/>
        </w:rPr>
        <w:t>-</w:t>
      </w:r>
      <w:r w:rsidR="00334775">
        <w:rPr>
          <w:lang w:eastAsia="x-none"/>
        </w:rPr>
        <w:t>"</w:t>
      </w:r>
      <w:proofErr w:type="spellStart"/>
      <w:r w:rsidR="000E7AA8" w:rsidRPr="001F296E">
        <w:rPr>
          <w:i/>
          <w:lang w:eastAsia="x-none"/>
        </w:rPr>
        <w:t>AuthenticationServic</w:t>
      </w:r>
      <w:r w:rsidR="00334775">
        <w:rPr>
          <w:i/>
          <w:lang w:eastAsia="x-none"/>
        </w:rPr>
        <w:t>e</w:t>
      </w:r>
      <w:proofErr w:type="spellEnd"/>
      <w:r w:rsidR="00334775">
        <w:rPr>
          <w:i/>
          <w:lang w:eastAsia="x-none"/>
        </w:rPr>
        <w:t>"</w:t>
      </w:r>
      <w:r w:rsidR="000E7AA8">
        <w:rPr>
          <w:lang w:eastAsia="x-none"/>
        </w:rPr>
        <w:t>-</w:t>
      </w:r>
      <w:r>
        <w:rPr>
          <w:lang w:eastAsia="x-none"/>
        </w:rPr>
        <w:t>Komponente</w:t>
      </w:r>
      <w:r w:rsidR="000E7AA8">
        <w:rPr>
          <w:lang w:eastAsia="x-none"/>
        </w:rPr>
        <w:t>.</w:t>
      </w:r>
    </w:p>
    <w:p w14:paraId="785D16E8" w14:textId="13EDC25E" w:rsidR="00B45579" w:rsidRDefault="00B45579" w:rsidP="00B45579">
      <w:pPr>
        <w:pStyle w:val="Heading3"/>
        <w:spacing w:before="240" w:after="60"/>
      </w:pPr>
      <w:bookmarkStart w:id="276" w:name="_Toc532316555"/>
      <w:r>
        <w:t>Schnittstellen</w:t>
      </w:r>
      <w:bookmarkEnd w:id="276"/>
    </w:p>
    <w:p w14:paraId="1A85B311" w14:textId="0C7A7D6D" w:rsidR="00693D6A" w:rsidRDefault="00BA109A" w:rsidP="00693D6A">
      <w:pPr>
        <w:pStyle w:val="FlietextTH"/>
        <w:jc w:val="center"/>
        <w:rPr>
          <w:lang w:eastAsia="x-none"/>
        </w:rPr>
      </w:pPr>
      <w:r>
        <w:rPr>
          <w:noProof/>
          <w:lang w:eastAsia="x-none"/>
        </w:rPr>
        <w:drawing>
          <wp:inline distT="0" distB="0" distL="0" distR="0" wp14:anchorId="522A6915" wp14:editId="798B81E9">
            <wp:extent cx="3340100" cy="939800"/>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schirmfoto 2018-12-06 um 20.00.51.png"/>
                    <pic:cNvPicPr/>
                  </pic:nvPicPr>
                  <pic:blipFill>
                    <a:blip r:embed="rId16">
                      <a:extLst>
                        <a:ext uri="{28A0092B-C50C-407E-A947-70E740481C1C}">
                          <a14:useLocalDpi xmlns:a14="http://schemas.microsoft.com/office/drawing/2010/main" val="0"/>
                        </a:ext>
                      </a:extLst>
                    </a:blip>
                    <a:stretch>
                      <a:fillRect/>
                    </a:stretch>
                  </pic:blipFill>
                  <pic:spPr>
                    <a:xfrm>
                      <a:off x="0" y="0"/>
                      <a:ext cx="3340100" cy="939800"/>
                    </a:xfrm>
                    <a:prstGeom prst="rect">
                      <a:avLst/>
                    </a:prstGeom>
                  </pic:spPr>
                </pic:pic>
              </a:graphicData>
            </a:graphic>
          </wp:inline>
        </w:drawing>
      </w:r>
    </w:p>
    <w:p w14:paraId="0C5166E7" w14:textId="234656CF" w:rsidR="00C12AD8" w:rsidRDefault="00C12AD8" w:rsidP="00693D6A">
      <w:pPr>
        <w:pStyle w:val="FlietextTH"/>
        <w:jc w:val="center"/>
        <w:rPr>
          <w:lang w:eastAsia="x-none"/>
        </w:rPr>
      </w:pPr>
      <w:r>
        <w:rPr>
          <w:lang w:eastAsia="x-none"/>
        </w:rPr>
        <w:t xml:space="preserve">Abbildung 3.1: </w:t>
      </w:r>
      <w:r w:rsidR="00201723">
        <w:rPr>
          <w:lang w:eastAsia="x-none"/>
        </w:rPr>
        <w:t>Implementierung der Schnittstellen-</w:t>
      </w:r>
      <w:r w:rsidR="00CE6945">
        <w:rPr>
          <w:lang w:eastAsia="x-none"/>
        </w:rPr>
        <w:t>Funktionen</w:t>
      </w:r>
      <w:r w:rsidR="00201723">
        <w:rPr>
          <w:lang w:eastAsia="x-none"/>
        </w:rPr>
        <w:t xml:space="preserve"> von </w:t>
      </w:r>
      <w:proofErr w:type="spellStart"/>
      <w:r w:rsidR="00201723">
        <w:rPr>
          <w:lang w:eastAsia="x-none"/>
        </w:rPr>
        <w:t>Authentication</w:t>
      </w:r>
      <w:r w:rsidR="00BA109A">
        <w:rPr>
          <w:lang w:eastAsia="x-none"/>
        </w:rPr>
        <w:t>Service</w:t>
      </w:r>
      <w:proofErr w:type="spellEnd"/>
    </w:p>
    <w:p w14:paraId="5C7D01B0" w14:textId="77777777" w:rsidR="00334775" w:rsidRPr="00693D6A" w:rsidRDefault="00334775" w:rsidP="00693D6A">
      <w:pPr>
        <w:pStyle w:val="FlietextTH"/>
        <w:jc w:val="center"/>
        <w:rPr>
          <w:lang w:eastAsia="x-none"/>
        </w:rPr>
      </w:pPr>
    </w:p>
    <w:p w14:paraId="76193A66" w14:textId="6B90B9C3" w:rsidR="00BA109A" w:rsidRPr="00334775" w:rsidRDefault="00693D6A" w:rsidP="00632F4D">
      <w:pPr>
        <w:pStyle w:val="FlietextTH"/>
        <w:rPr>
          <w:lang w:eastAsia="x-none"/>
        </w:rPr>
      </w:pPr>
      <w:r w:rsidRPr="00334775">
        <w:rPr>
          <w:lang w:eastAsia="x-none"/>
        </w:rPr>
        <w:t xml:space="preserve">Die </w:t>
      </w:r>
      <w:r w:rsidR="00CE6945" w:rsidRPr="00334775">
        <w:rPr>
          <w:lang w:eastAsia="x-none"/>
        </w:rPr>
        <w:t>Funktionen</w:t>
      </w:r>
      <w:r w:rsidRPr="00334775">
        <w:rPr>
          <w:lang w:eastAsia="x-none"/>
        </w:rPr>
        <w:t xml:space="preserve"> der </w:t>
      </w:r>
      <w:r w:rsidR="00334775">
        <w:rPr>
          <w:lang w:eastAsia="x-none"/>
        </w:rPr>
        <w:t>Komponente</w:t>
      </w:r>
      <w:r w:rsidRPr="00334775">
        <w:rPr>
          <w:lang w:eastAsia="x-none"/>
        </w:rPr>
        <w:t xml:space="preserve"> "</w:t>
      </w:r>
      <w:proofErr w:type="spellStart"/>
      <w:r w:rsidRPr="0066343F">
        <w:rPr>
          <w:i/>
          <w:lang w:eastAsia="x-none"/>
          <w:rPrChange w:id="277" w:author="Simson Example" w:date="2018-12-10T10:57:00Z">
            <w:rPr>
              <w:lang w:eastAsia="x-none"/>
            </w:rPr>
          </w:rPrChange>
        </w:rPr>
        <w:t>Authentication</w:t>
      </w:r>
      <w:r w:rsidR="00BA109A" w:rsidRPr="0066343F">
        <w:rPr>
          <w:i/>
          <w:lang w:eastAsia="x-none"/>
          <w:rPrChange w:id="278" w:author="Simson Example" w:date="2018-12-10T10:57:00Z">
            <w:rPr>
              <w:lang w:eastAsia="x-none"/>
            </w:rPr>
          </w:rPrChange>
        </w:rPr>
        <w:t>Service</w:t>
      </w:r>
      <w:proofErr w:type="spellEnd"/>
      <w:r w:rsidRPr="00334775">
        <w:rPr>
          <w:lang w:eastAsia="x-none"/>
        </w:rPr>
        <w:t>" in de</w:t>
      </w:r>
      <w:r w:rsidR="00BA109A" w:rsidRPr="00334775">
        <w:rPr>
          <w:lang w:eastAsia="x-none"/>
        </w:rPr>
        <w:t>m</w:t>
      </w:r>
      <w:r w:rsidRPr="00334775">
        <w:rPr>
          <w:lang w:eastAsia="x-none"/>
        </w:rPr>
        <w:t xml:space="preserve"> </w:t>
      </w:r>
      <w:r w:rsidR="00BA109A" w:rsidRPr="00334775">
        <w:rPr>
          <w:lang w:eastAsia="x-none"/>
        </w:rPr>
        <w:t>Package</w:t>
      </w:r>
      <w:r w:rsidRPr="00334775">
        <w:rPr>
          <w:lang w:eastAsia="x-none"/>
        </w:rPr>
        <w:t xml:space="preserve"> </w:t>
      </w:r>
      <w:r w:rsidR="00334775">
        <w:rPr>
          <w:lang w:eastAsia="x-none"/>
        </w:rPr>
        <w:t>"</w:t>
      </w:r>
      <w:r w:rsidRPr="00334775">
        <w:rPr>
          <w:lang w:eastAsia="x-none"/>
        </w:rPr>
        <w:t>Services</w:t>
      </w:r>
      <w:r w:rsidR="00334775">
        <w:rPr>
          <w:lang w:eastAsia="x-none"/>
        </w:rPr>
        <w:t>"</w:t>
      </w:r>
      <w:r w:rsidRPr="00334775">
        <w:rPr>
          <w:lang w:eastAsia="x-none"/>
        </w:rPr>
        <w:t xml:space="preserve"> bilden Schnittstelle</w:t>
      </w:r>
      <w:r w:rsidR="00C12AD8" w:rsidRPr="00334775">
        <w:rPr>
          <w:lang w:eastAsia="x-none"/>
        </w:rPr>
        <w:t>n</w:t>
      </w:r>
      <w:r w:rsidRPr="00334775">
        <w:rPr>
          <w:lang w:eastAsia="x-none"/>
        </w:rPr>
        <w:t xml:space="preserve"> für die </w:t>
      </w:r>
      <w:r w:rsidR="00F60353" w:rsidRPr="00334775">
        <w:rPr>
          <w:lang w:eastAsia="x-none"/>
        </w:rPr>
        <w:t>GUI-</w:t>
      </w:r>
      <w:r w:rsidRPr="00334775">
        <w:rPr>
          <w:lang w:eastAsia="x-none"/>
        </w:rPr>
        <w:t>Komponenten: "</w:t>
      </w:r>
      <w:r w:rsidRPr="0066343F">
        <w:rPr>
          <w:i/>
          <w:lang w:eastAsia="x-none"/>
          <w:rPrChange w:id="279" w:author="Simson Example" w:date="2018-12-10T10:57:00Z">
            <w:rPr>
              <w:lang w:eastAsia="x-none"/>
            </w:rPr>
          </w:rPrChange>
        </w:rPr>
        <w:t>Registrieren</w:t>
      </w:r>
      <w:r w:rsidR="00334775">
        <w:rPr>
          <w:lang w:eastAsia="x-none"/>
        </w:rPr>
        <w:t>"</w:t>
      </w:r>
      <w:r w:rsidRPr="00334775">
        <w:rPr>
          <w:lang w:eastAsia="x-none"/>
        </w:rPr>
        <w:t xml:space="preserve"> und </w:t>
      </w:r>
      <w:r w:rsidR="00334775">
        <w:rPr>
          <w:lang w:eastAsia="x-none"/>
        </w:rPr>
        <w:t>"</w:t>
      </w:r>
      <w:r w:rsidRPr="0066343F">
        <w:rPr>
          <w:i/>
          <w:lang w:eastAsia="x-none"/>
          <w:rPrChange w:id="280" w:author="Simson Example" w:date="2018-12-10T10:57:00Z">
            <w:rPr>
              <w:lang w:eastAsia="x-none"/>
            </w:rPr>
          </w:rPrChange>
        </w:rPr>
        <w:t>Anmelden</w:t>
      </w:r>
      <w:r w:rsidR="00334775">
        <w:rPr>
          <w:lang w:eastAsia="x-none"/>
        </w:rPr>
        <w:t>"</w:t>
      </w:r>
      <w:r w:rsidRPr="00334775">
        <w:rPr>
          <w:lang w:eastAsia="x-none"/>
        </w:rPr>
        <w:t>.</w:t>
      </w:r>
    </w:p>
    <w:p w14:paraId="343A3CEA" w14:textId="669C4F31" w:rsidR="001F296E" w:rsidRPr="00334775" w:rsidRDefault="001F296E" w:rsidP="001F296E">
      <w:pPr>
        <w:pStyle w:val="FlietextTH"/>
        <w:rPr>
          <w:lang w:eastAsia="x-none"/>
        </w:rPr>
      </w:pPr>
      <w:del w:id="281" w:author="Simson Example" w:date="2018-12-10T13:29:00Z">
        <w:r w:rsidRPr="00334775" w:rsidDel="00E32733">
          <w:rPr>
            <w:lang w:eastAsia="x-none"/>
          </w:rPr>
          <w:delText>Aufgrund der Möglichkeit</w:delText>
        </w:r>
      </w:del>
      <w:del w:id="282" w:author="Simson Example" w:date="2018-12-10T13:26:00Z">
        <w:r w:rsidRPr="00334775" w:rsidDel="00E32733">
          <w:rPr>
            <w:lang w:eastAsia="x-none"/>
          </w:rPr>
          <w:delText>,</w:delText>
        </w:r>
      </w:del>
      <w:del w:id="283" w:author="Simson Example" w:date="2018-12-10T13:29:00Z">
        <w:r w:rsidRPr="00334775" w:rsidDel="00E32733">
          <w:rPr>
            <w:lang w:eastAsia="x-none"/>
          </w:rPr>
          <w:delText xml:space="preserve"> da</w:delText>
        </w:r>
      </w:del>
      <w:del w:id="284" w:author="Simson Example" w:date="2018-12-10T13:26:00Z">
        <w:r w:rsidRPr="00334775" w:rsidDel="00E32733">
          <w:rPr>
            <w:lang w:eastAsia="x-none"/>
          </w:rPr>
          <w:delText>s</w:delText>
        </w:r>
      </w:del>
      <w:del w:id="285" w:author="Simson Example" w:date="2018-12-10T13:29:00Z">
        <w:r w:rsidRPr="00334775" w:rsidDel="00E32733">
          <w:rPr>
            <w:lang w:eastAsia="x-none"/>
          </w:rPr>
          <w:delText>s die</w:delText>
        </w:r>
      </w:del>
      <w:ins w:id="286" w:author="Simson Example" w:date="2018-12-10T13:29:00Z">
        <w:r w:rsidR="00E32733">
          <w:rPr>
            <w:lang w:eastAsia="x-none"/>
          </w:rPr>
          <w:t>D</w:t>
        </w:r>
      </w:ins>
      <w:ins w:id="287" w:author="Simson Example" w:date="2018-12-10T13:30:00Z">
        <w:r w:rsidR="00E32733">
          <w:rPr>
            <w:lang w:eastAsia="x-none"/>
          </w:rPr>
          <w:t xml:space="preserve">a die </w:t>
        </w:r>
      </w:ins>
      <w:del w:id="288" w:author="Simson Example" w:date="2018-12-10T13:30:00Z">
        <w:r w:rsidRPr="00334775" w:rsidDel="00E32733">
          <w:rPr>
            <w:lang w:eastAsia="x-none"/>
          </w:rPr>
          <w:delText xml:space="preserve"> </w:delText>
        </w:r>
      </w:del>
      <w:r w:rsidRPr="00334775">
        <w:rPr>
          <w:lang w:eastAsia="x-none"/>
        </w:rPr>
        <w:t>Funktionen der Komponente Observable (</w:t>
      </w:r>
      <w:del w:id="289" w:author="Simson Example" w:date="2018-12-10T13:53:00Z">
        <w:r w:rsidRPr="00334775" w:rsidDel="006251F2">
          <w:rPr>
            <w:lang w:eastAsia="x-none"/>
          </w:rPr>
          <w:delText>=</w:delText>
        </w:r>
      </w:del>
      <w:r w:rsidRPr="00334775">
        <w:rPr>
          <w:lang w:eastAsia="x-none"/>
        </w:rPr>
        <w:t xml:space="preserve">Beobachtbar) </w:t>
      </w:r>
      <w:ins w:id="290" w:author="Simson Example" w:date="2018-12-10T13:30:00Z">
        <w:r w:rsidR="00E32733">
          <w:rPr>
            <w:lang w:eastAsia="x-none"/>
          </w:rPr>
          <w:t xml:space="preserve">sind, </w:t>
        </w:r>
      </w:ins>
      <w:del w:id="291" w:author="Simson Example" w:date="2018-12-10T13:29:00Z">
        <w:r w:rsidRPr="00334775" w:rsidDel="00E32733">
          <w:rPr>
            <w:lang w:eastAsia="x-none"/>
          </w:rPr>
          <w:delText>sind,</w:delText>
        </w:r>
      </w:del>
      <w:del w:id="292" w:author="Simson Example" w:date="2018-12-10T13:30:00Z">
        <w:r w:rsidRPr="00334775" w:rsidDel="00E32733">
          <w:rPr>
            <w:lang w:eastAsia="x-none"/>
          </w:rPr>
          <w:delText xml:space="preserve"> </w:delText>
        </w:r>
      </w:del>
      <w:r w:rsidRPr="00334775">
        <w:rPr>
          <w:lang w:eastAsia="x-none"/>
        </w:rPr>
        <w:t xml:space="preserve">sorgen </w:t>
      </w:r>
      <w:del w:id="293" w:author="Simson Example" w:date="2018-12-10T13:29:00Z">
        <w:r w:rsidRPr="00334775" w:rsidDel="00E32733">
          <w:rPr>
            <w:lang w:eastAsia="x-none"/>
          </w:rPr>
          <w:delText xml:space="preserve">diese </w:delText>
        </w:r>
      </w:del>
      <w:ins w:id="294" w:author="Simson Example" w:date="2018-12-10T13:30:00Z">
        <w:r w:rsidR="00E32733">
          <w:rPr>
            <w:lang w:eastAsia="x-none"/>
          </w:rPr>
          <w:t>sie be</w:t>
        </w:r>
      </w:ins>
      <w:ins w:id="295" w:author="Simson Example" w:date="2018-12-10T13:31:00Z">
        <w:r w:rsidR="00E32733">
          <w:rPr>
            <w:lang w:eastAsia="x-none"/>
          </w:rPr>
          <w:t>i</w:t>
        </w:r>
      </w:ins>
      <w:del w:id="296" w:author="Simson Example" w:date="2018-12-10T13:30:00Z">
        <w:r w:rsidRPr="00334775" w:rsidDel="00E32733">
          <w:rPr>
            <w:lang w:eastAsia="x-none"/>
          </w:rPr>
          <w:delText>bei</w:delText>
        </w:r>
      </w:del>
      <w:r w:rsidRPr="00334775">
        <w:rPr>
          <w:lang w:eastAsia="x-none"/>
        </w:rPr>
        <w:t xml:space="preserve"> Beobachter</w:t>
      </w:r>
      <w:ins w:id="297" w:author="Simson Example" w:date="2018-12-10T13:31:00Z">
        <w:r w:rsidR="00E32733">
          <w:rPr>
            <w:lang w:eastAsia="x-none"/>
          </w:rPr>
          <w:t>n</w:t>
        </w:r>
      </w:ins>
      <w:del w:id="298" w:author="Simson Example" w:date="2018-12-10T13:31:00Z">
        <w:r w:rsidRPr="00334775" w:rsidDel="00E32733">
          <w:rPr>
            <w:lang w:eastAsia="x-none"/>
          </w:rPr>
          <w:delText>n</w:delText>
        </w:r>
      </w:del>
      <w:r w:rsidRPr="00334775">
        <w:rPr>
          <w:lang w:eastAsia="x-none"/>
        </w:rPr>
        <w:t xml:space="preserve"> für </w:t>
      </w:r>
      <w:r w:rsidR="00334775">
        <w:rPr>
          <w:lang w:eastAsia="x-none"/>
        </w:rPr>
        <w:t>A</w:t>
      </w:r>
      <w:r w:rsidRPr="00334775">
        <w:rPr>
          <w:lang w:eastAsia="x-none"/>
        </w:rPr>
        <w:t>ktualisier</w:t>
      </w:r>
      <w:r w:rsidR="00334775">
        <w:rPr>
          <w:lang w:eastAsia="x-none"/>
        </w:rPr>
        <w:t>v</w:t>
      </w:r>
      <w:r w:rsidRPr="00334775">
        <w:rPr>
          <w:lang w:eastAsia="x-none"/>
        </w:rPr>
        <w:t>orgänge</w:t>
      </w:r>
      <w:del w:id="299" w:author="Simson Example" w:date="2018-12-10T13:29:00Z">
        <w:r w:rsidRPr="00334775" w:rsidDel="00E32733">
          <w:rPr>
            <w:lang w:eastAsia="x-none"/>
          </w:rPr>
          <w:delText>n</w:delText>
        </w:r>
      </w:del>
      <w:r w:rsidRPr="00334775">
        <w:rPr>
          <w:lang w:eastAsia="x-none"/>
        </w:rPr>
        <w:t xml:space="preserve"> falls Änderungen zu erkennen sind.</w:t>
      </w:r>
    </w:p>
    <w:p w14:paraId="28896C6F" w14:textId="49D53E3F" w:rsidR="00201723" w:rsidRDefault="00EB517A" w:rsidP="00334775">
      <w:pPr>
        <w:pStyle w:val="FlietextTH"/>
        <w:ind w:left="1276" w:hanging="1276"/>
        <w:rPr>
          <w:lang w:eastAsia="x-none"/>
        </w:rPr>
      </w:pPr>
      <w:proofErr w:type="spellStart"/>
      <w:proofErr w:type="gramStart"/>
      <w:r>
        <w:rPr>
          <w:b/>
          <w:lang w:eastAsia="x-none"/>
        </w:rPr>
        <w:t>l</w:t>
      </w:r>
      <w:r w:rsidR="00201723" w:rsidRPr="00201723">
        <w:rPr>
          <w:b/>
          <w:lang w:eastAsia="x-none"/>
        </w:rPr>
        <w:t>ogin</w:t>
      </w:r>
      <w:proofErr w:type="spellEnd"/>
      <w:r w:rsidR="00201723" w:rsidRPr="00201723">
        <w:rPr>
          <w:b/>
          <w:lang w:eastAsia="x-none"/>
        </w:rPr>
        <w:t>(</w:t>
      </w:r>
      <w:proofErr w:type="gramEnd"/>
      <w:r w:rsidR="00201723" w:rsidRPr="00201723">
        <w:rPr>
          <w:b/>
          <w:lang w:eastAsia="x-none"/>
        </w:rPr>
        <w:t>…)</w:t>
      </w:r>
      <w:r w:rsidR="00334775">
        <w:rPr>
          <w:b/>
          <w:lang w:eastAsia="x-none"/>
        </w:rPr>
        <w:tab/>
      </w:r>
      <w:r w:rsidR="00201723">
        <w:rPr>
          <w:lang w:eastAsia="x-none"/>
        </w:rPr>
        <w:t>Die gegebenen Daten werden an den Server geschickt</w:t>
      </w:r>
      <w:r w:rsidR="00595D05">
        <w:rPr>
          <w:lang w:eastAsia="x-none"/>
        </w:rPr>
        <w:t>,</w:t>
      </w:r>
      <w:r w:rsidR="00201723">
        <w:rPr>
          <w:lang w:eastAsia="x-none"/>
        </w:rPr>
        <w:t xml:space="preserve"> welcher </w:t>
      </w:r>
      <w:r>
        <w:rPr>
          <w:lang w:eastAsia="x-none"/>
        </w:rPr>
        <w:t>diese</w:t>
      </w:r>
      <w:r w:rsidR="00201723">
        <w:rPr>
          <w:lang w:eastAsia="x-none"/>
        </w:rPr>
        <w:t xml:space="preserve"> überprüft. Als Ergebnis liefert die Funktion entweder </w:t>
      </w:r>
      <w:r w:rsidR="00595D05">
        <w:rPr>
          <w:lang w:eastAsia="x-none"/>
        </w:rPr>
        <w:t>weitere</w:t>
      </w:r>
      <w:r w:rsidR="00201723">
        <w:rPr>
          <w:lang w:eastAsia="x-none"/>
        </w:rPr>
        <w:t xml:space="preserve"> zugehörige </w:t>
      </w:r>
      <w:ins w:id="300" w:author="Simson Example" w:date="2018-12-10T13:39:00Z">
        <w:r w:rsidR="00FA1107">
          <w:rPr>
            <w:lang w:eastAsia="x-none"/>
          </w:rPr>
          <w:t>Benutzer-</w:t>
        </w:r>
      </w:ins>
      <w:r w:rsidR="00201723">
        <w:rPr>
          <w:lang w:eastAsia="x-none"/>
        </w:rPr>
        <w:t xml:space="preserve">Daten </w:t>
      </w:r>
      <w:del w:id="301" w:author="Simson Example" w:date="2018-12-10T13:38:00Z">
        <w:r w:rsidR="00595D05" w:rsidDel="00FA1107">
          <w:rPr>
            <w:lang w:eastAsia="x-none"/>
          </w:rPr>
          <w:delText>von diesem</w:delText>
        </w:r>
      </w:del>
      <w:del w:id="302" w:author="Simson Example" w:date="2018-12-10T13:39:00Z">
        <w:r w:rsidR="00334775" w:rsidDel="00FA1107">
          <w:rPr>
            <w:lang w:eastAsia="x-none"/>
          </w:rPr>
          <w:delText xml:space="preserve"> </w:delText>
        </w:r>
        <w:r w:rsidDel="00FA1107">
          <w:rPr>
            <w:lang w:eastAsia="x-none"/>
          </w:rPr>
          <w:delText>Konto</w:delText>
        </w:r>
      </w:del>
      <w:ins w:id="303" w:author="Simson Example" w:date="2018-12-10T13:38:00Z">
        <w:r w:rsidR="00FA1107">
          <w:rPr>
            <w:lang w:eastAsia="x-none"/>
          </w:rPr>
          <w:t>der gegebenen ID</w:t>
        </w:r>
      </w:ins>
      <w:r>
        <w:rPr>
          <w:lang w:eastAsia="x-none"/>
        </w:rPr>
        <w:t xml:space="preserve"> oder eine Fehlermeldung.</w:t>
      </w:r>
    </w:p>
    <w:p w14:paraId="7B3E46AD" w14:textId="775C5808" w:rsidR="00E32733" w:rsidRPr="00EB517A" w:rsidRDefault="00EB517A">
      <w:pPr>
        <w:pStyle w:val="FlietextTH"/>
        <w:ind w:left="1276" w:hanging="1276"/>
        <w:rPr>
          <w:lang w:eastAsia="x-none"/>
        </w:rPr>
      </w:pPr>
      <w:proofErr w:type="spellStart"/>
      <w:proofErr w:type="gramStart"/>
      <w:r w:rsidRPr="00EB517A">
        <w:rPr>
          <w:b/>
          <w:lang w:eastAsia="x-none"/>
        </w:rPr>
        <w:t>register</w:t>
      </w:r>
      <w:proofErr w:type="spellEnd"/>
      <w:r w:rsidRPr="00EB517A">
        <w:rPr>
          <w:b/>
          <w:lang w:eastAsia="x-none"/>
        </w:rPr>
        <w:t>(</w:t>
      </w:r>
      <w:proofErr w:type="gramEnd"/>
      <w:r>
        <w:rPr>
          <w:b/>
          <w:lang w:eastAsia="x-none"/>
        </w:rPr>
        <w:t>…</w:t>
      </w:r>
      <w:r w:rsidRPr="00EB517A">
        <w:rPr>
          <w:b/>
          <w:lang w:eastAsia="x-none"/>
        </w:rPr>
        <w:t>)</w:t>
      </w:r>
      <w:r w:rsidR="00334775">
        <w:rPr>
          <w:b/>
          <w:lang w:eastAsia="x-none"/>
        </w:rPr>
        <w:tab/>
      </w:r>
      <w:r w:rsidRPr="00EB517A">
        <w:rPr>
          <w:lang w:eastAsia="x-none"/>
        </w:rPr>
        <w:t>Die gegebenen Daten werden an den Server geschickt</w:t>
      </w:r>
      <w:ins w:id="304" w:author="Simson Example" w:date="2018-12-10T13:33:00Z">
        <w:r w:rsidR="00FA1107">
          <w:rPr>
            <w:lang w:eastAsia="x-none"/>
          </w:rPr>
          <w:t>.</w:t>
        </w:r>
      </w:ins>
      <w:del w:id="305" w:author="Simson Example" w:date="2018-12-10T13:33:00Z">
        <w:r w:rsidR="00595D05" w:rsidDel="00FA1107">
          <w:rPr>
            <w:lang w:eastAsia="x-none"/>
          </w:rPr>
          <w:delText>,</w:delText>
        </w:r>
      </w:del>
      <w:r w:rsidRPr="00EB517A">
        <w:rPr>
          <w:lang w:eastAsia="x-none"/>
        </w:rPr>
        <w:t xml:space="preserve"> </w:t>
      </w:r>
      <w:ins w:id="306" w:author="Simson Example" w:date="2018-12-10T13:35:00Z">
        <w:r w:rsidR="00FA1107">
          <w:rPr>
            <w:lang w:eastAsia="x-none"/>
          </w:rPr>
          <w:br/>
          <w:t xml:space="preserve">Als Antwort </w:t>
        </w:r>
      </w:ins>
      <w:ins w:id="307" w:author="Simson Example" w:date="2018-12-10T13:36:00Z">
        <w:r w:rsidR="00FA1107">
          <w:rPr>
            <w:lang w:eastAsia="x-none"/>
          </w:rPr>
          <w:t xml:space="preserve">werden entweder weitere </w:t>
        </w:r>
      </w:ins>
      <w:ins w:id="308" w:author="Simson Example" w:date="2018-12-10T13:37:00Z">
        <w:r w:rsidR="00FA1107">
          <w:rPr>
            <w:lang w:eastAsia="x-none"/>
          </w:rPr>
          <w:t xml:space="preserve">neu erzeugte </w:t>
        </w:r>
      </w:ins>
      <w:ins w:id="309" w:author="Simson Example" w:date="2018-12-10T13:36:00Z">
        <w:r w:rsidR="00FA1107">
          <w:rPr>
            <w:lang w:eastAsia="x-none"/>
          </w:rPr>
          <w:t>Benutzer-Daten oder eine Fehlernachricht geliefert.</w:t>
        </w:r>
      </w:ins>
      <w:del w:id="310" w:author="Simson Example" w:date="2018-12-10T13:33:00Z">
        <w:r w:rsidR="00595D05" w:rsidDel="00FA1107">
          <w:rPr>
            <w:lang w:eastAsia="x-none"/>
          </w:rPr>
          <w:delText>s</w:delText>
        </w:r>
      </w:del>
      <w:del w:id="311" w:author="Simson Example" w:date="2018-12-10T13:37:00Z">
        <w:r w:rsidR="00595D05" w:rsidDel="00FA1107">
          <w:rPr>
            <w:lang w:eastAsia="x-none"/>
          </w:rPr>
          <w:delText>eine Antwort entscheidet ob:</w:delText>
        </w:r>
        <w:r w:rsidRPr="00EB517A" w:rsidDel="00FA1107">
          <w:rPr>
            <w:lang w:eastAsia="x-none"/>
          </w:rPr>
          <w:delText xml:space="preserve"> </w:delText>
        </w:r>
        <w:r w:rsidR="00073125" w:rsidDel="00FA1107">
          <w:rPr>
            <w:lang w:eastAsia="x-none"/>
          </w:rPr>
          <w:delText>E</w:delText>
        </w:r>
        <w:r w:rsidRPr="00EB517A" w:rsidDel="00FA1107">
          <w:rPr>
            <w:lang w:eastAsia="x-none"/>
          </w:rPr>
          <w:delText>ntweder ein neues</w:delText>
        </w:r>
        <w:r w:rsidDel="00FA1107">
          <w:rPr>
            <w:lang w:eastAsia="x-none"/>
          </w:rPr>
          <w:delText xml:space="preserve"> </w:delText>
        </w:r>
      </w:del>
      <w:del w:id="312" w:author="Simson Example" w:date="2018-12-10T10:57:00Z">
        <w:r w:rsidR="00334775" w:rsidDel="0066343F">
          <w:rPr>
            <w:lang w:eastAsia="x-none"/>
          </w:rPr>
          <w:delText>"</w:delText>
        </w:r>
      </w:del>
      <w:del w:id="313" w:author="Simson Example" w:date="2018-12-10T13:37:00Z">
        <w:r w:rsidRPr="00EB517A" w:rsidDel="00FA1107">
          <w:rPr>
            <w:lang w:eastAsia="x-none"/>
          </w:rPr>
          <w:delText>Benutzer</w:delText>
        </w:r>
      </w:del>
      <w:del w:id="314" w:author="Simson Example" w:date="2018-12-10T10:57:00Z">
        <w:r w:rsidR="00334775" w:rsidDel="0066343F">
          <w:rPr>
            <w:lang w:eastAsia="x-none"/>
          </w:rPr>
          <w:delText>"</w:delText>
        </w:r>
      </w:del>
      <w:del w:id="315" w:author="Simson Example" w:date="2018-12-10T13:37:00Z">
        <w:r w:rsidRPr="00EB517A" w:rsidDel="00FA1107">
          <w:rPr>
            <w:lang w:eastAsia="x-none"/>
          </w:rPr>
          <w:delText>-Konto</w:delText>
        </w:r>
        <w:r w:rsidDel="00FA1107">
          <w:rPr>
            <w:lang w:eastAsia="x-none"/>
          </w:rPr>
          <w:delText xml:space="preserve"> an</w:delText>
        </w:r>
        <w:r w:rsidR="00073125" w:rsidDel="00FA1107">
          <w:rPr>
            <w:lang w:eastAsia="x-none"/>
          </w:rPr>
          <w:delText>gelegt wird und somit</w:delText>
        </w:r>
        <w:r w:rsidDel="00FA1107">
          <w:rPr>
            <w:lang w:eastAsia="x-none"/>
          </w:rPr>
          <w:delText xml:space="preserve"> dessen Daten</w:delText>
        </w:r>
        <w:r w:rsidR="00334775" w:rsidDel="00FA1107">
          <w:rPr>
            <w:lang w:eastAsia="x-none"/>
          </w:rPr>
          <w:delText xml:space="preserve"> </w:delText>
        </w:r>
        <w:r w:rsidR="00073125" w:rsidDel="00FA1107">
          <w:rPr>
            <w:lang w:eastAsia="x-none"/>
          </w:rPr>
          <w:delText>zurückgegeben werden</w:delText>
        </w:r>
        <w:r w:rsidR="00334775" w:rsidDel="00FA1107">
          <w:rPr>
            <w:lang w:eastAsia="x-none"/>
          </w:rPr>
          <w:delText xml:space="preserve"> </w:delText>
        </w:r>
        <w:r w:rsidDel="00FA1107">
          <w:rPr>
            <w:lang w:eastAsia="x-none"/>
          </w:rPr>
          <w:delText>oder eine</w:delText>
        </w:r>
        <w:r w:rsidR="00595D05" w:rsidDel="00FA1107">
          <w:rPr>
            <w:lang w:eastAsia="x-none"/>
          </w:rPr>
          <w:delText xml:space="preserve"> </w:delText>
        </w:r>
        <w:r w:rsidDel="00FA1107">
          <w:rPr>
            <w:lang w:eastAsia="x-none"/>
          </w:rPr>
          <w:delText xml:space="preserve">Fehlermeldung </w:delText>
        </w:r>
        <w:r w:rsidR="00073125" w:rsidDel="00FA1107">
          <w:rPr>
            <w:lang w:eastAsia="x-none"/>
          </w:rPr>
          <w:delText>zurückgegeben wird,</w:delText>
        </w:r>
        <w:r w:rsidDel="00FA1107">
          <w:rPr>
            <w:lang w:eastAsia="x-none"/>
          </w:rPr>
          <w:delText xml:space="preserve"> falls die Daten nicht korrekt sind bzw.</w:delText>
        </w:r>
        <w:r w:rsidR="00334775" w:rsidDel="00FA1107">
          <w:rPr>
            <w:lang w:eastAsia="x-none"/>
          </w:rPr>
          <w:delText xml:space="preserve"> </w:delText>
        </w:r>
        <w:r w:rsidDel="00FA1107">
          <w:rPr>
            <w:lang w:eastAsia="x-none"/>
          </w:rPr>
          <w:delText>der</w:delText>
        </w:r>
        <w:r w:rsidR="00073125" w:rsidDel="00FA1107">
          <w:rPr>
            <w:lang w:eastAsia="x-none"/>
          </w:rPr>
          <w:delText xml:space="preserve"> </w:delText>
        </w:r>
        <w:r w:rsidDel="00FA1107">
          <w:rPr>
            <w:lang w:eastAsia="x-none"/>
          </w:rPr>
          <w:delText>Name bereits</w:delText>
        </w:r>
        <w:r w:rsidR="00595D05" w:rsidDel="00FA1107">
          <w:rPr>
            <w:lang w:eastAsia="x-none"/>
          </w:rPr>
          <w:delText xml:space="preserve"> </w:delText>
        </w:r>
        <w:r w:rsidDel="00FA1107">
          <w:rPr>
            <w:lang w:eastAsia="x-none"/>
          </w:rPr>
          <w:delText>vergeben ist.</w:delText>
        </w:r>
      </w:del>
    </w:p>
    <w:p w14:paraId="2644ACD5" w14:textId="341887F7" w:rsidR="00B45579" w:rsidRDefault="00B45579" w:rsidP="00B45579">
      <w:pPr>
        <w:pStyle w:val="Heading3"/>
        <w:spacing w:before="240" w:after="60"/>
      </w:pPr>
      <w:bookmarkStart w:id="316" w:name="_Toc532316556"/>
      <w:r>
        <w:t>Verhalten</w:t>
      </w:r>
      <w:bookmarkEnd w:id="316"/>
    </w:p>
    <w:p w14:paraId="71977E5C" w14:textId="40C2F6F3" w:rsidR="00B45579" w:rsidRDefault="00FA1107" w:rsidP="00FF41A5">
      <w:pPr>
        <w:pStyle w:val="FlietextTH"/>
        <w:jc w:val="center"/>
        <w:rPr>
          <w:lang w:eastAsia="x-none"/>
        </w:rPr>
      </w:pPr>
      <w:ins w:id="317" w:author="Simson Example" w:date="2018-12-10T13:42:00Z">
        <w:r>
          <w:rPr>
            <w:noProof/>
            <w:lang w:eastAsia="x-none"/>
          </w:rPr>
          <w:drawing>
            <wp:inline distT="0" distB="0" distL="0" distR="0" wp14:anchorId="1288965B" wp14:editId="07499C12">
              <wp:extent cx="2665730" cy="1919326"/>
              <wp:effectExtent l="0" t="0" r="127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schirmfoto 2018-12-10 um 13.42.06.png"/>
                      <pic:cNvPicPr/>
                    </pic:nvPicPr>
                    <pic:blipFill>
                      <a:blip r:embed="rId17">
                        <a:extLst>
                          <a:ext uri="{28A0092B-C50C-407E-A947-70E740481C1C}">
                            <a14:useLocalDpi xmlns:a14="http://schemas.microsoft.com/office/drawing/2010/main" val="0"/>
                          </a:ext>
                        </a:extLst>
                      </a:blip>
                      <a:stretch>
                        <a:fillRect/>
                      </a:stretch>
                    </pic:blipFill>
                    <pic:spPr>
                      <a:xfrm>
                        <a:off x="0" y="0"/>
                        <a:ext cx="2686545" cy="1934313"/>
                      </a:xfrm>
                      <a:prstGeom prst="rect">
                        <a:avLst/>
                      </a:prstGeom>
                    </pic:spPr>
                  </pic:pic>
                </a:graphicData>
              </a:graphic>
            </wp:inline>
          </w:drawing>
        </w:r>
      </w:ins>
      <w:del w:id="318" w:author="Simson Example" w:date="2018-12-09T18:50:00Z">
        <w:r w:rsidR="00045D71" w:rsidDel="00732E5F">
          <w:rPr>
            <w:noProof/>
            <w:lang w:eastAsia="x-none"/>
          </w:rPr>
          <w:drawing>
            <wp:inline distT="0" distB="0" distL="0" distR="0" wp14:anchorId="1A6E329A" wp14:editId="4F38A2B0">
              <wp:extent cx="3009013" cy="2074675"/>
              <wp:effectExtent l="0" t="0" r="127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schirmfoto 2018-12-07 um 15.19.26.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45222" cy="2099640"/>
                      </a:xfrm>
                      <a:prstGeom prst="rect">
                        <a:avLst/>
                      </a:prstGeom>
                    </pic:spPr>
                  </pic:pic>
                </a:graphicData>
              </a:graphic>
            </wp:inline>
          </w:drawing>
        </w:r>
      </w:del>
    </w:p>
    <w:p w14:paraId="488DCF47" w14:textId="2C24D3E4" w:rsidR="00C12AD8" w:rsidRDefault="00C12AD8" w:rsidP="00C12AD8">
      <w:pPr>
        <w:pStyle w:val="FlietextTH"/>
        <w:jc w:val="center"/>
        <w:rPr>
          <w:lang w:eastAsia="x-none"/>
        </w:rPr>
      </w:pPr>
      <w:r>
        <w:rPr>
          <w:lang w:eastAsia="x-none"/>
        </w:rPr>
        <w:t>Abbildung 3.2:</w:t>
      </w:r>
      <w:r w:rsidR="00EB517A">
        <w:rPr>
          <w:lang w:eastAsia="x-none"/>
        </w:rPr>
        <w:t xml:space="preserve"> Zustandsdiagramm der Komponente</w:t>
      </w:r>
    </w:p>
    <w:p w14:paraId="1BE19E68" w14:textId="77777777" w:rsidR="00CA61A4" w:rsidRDefault="00CA61A4" w:rsidP="00C12AD8">
      <w:pPr>
        <w:pStyle w:val="FlietextTH"/>
        <w:jc w:val="center"/>
        <w:rPr>
          <w:lang w:eastAsia="x-none"/>
        </w:rPr>
      </w:pPr>
    </w:p>
    <w:p w14:paraId="2555CBE3" w14:textId="318E07AC" w:rsidR="0064114B" w:rsidRDefault="00C12AD8" w:rsidP="0064114B">
      <w:pPr>
        <w:pStyle w:val="FlietextTH"/>
        <w:rPr>
          <w:lang w:eastAsia="x-none"/>
        </w:rPr>
      </w:pPr>
      <w:r>
        <w:rPr>
          <w:lang w:eastAsia="x-none"/>
        </w:rPr>
        <w:t xml:space="preserve">Die Komponente </w:t>
      </w:r>
      <w:r w:rsidR="0064114B">
        <w:rPr>
          <w:lang w:eastAsia="x-none"/>
        </w:rPr>
        <w:t>"</w:t>
      </w:r>
      <w:proofErr w:type="spellStart"/>
      <w:r w:rsidR="000B19B1" w:rsidRPr="0066343F">
        <w:rPr>
          <w:i/>
          <w:lang w:eastAsia="x-none"/>
          <w:rPrChange w:id="319" w:author="Simson Example" w:date="2018-12-10T10:56:00Z">
            <w:rPr>
              <w:lang w:eastAsia="x-none"/>
            </w:rPr>
          </w:rPrChange>
        </w:rPr>
        <w:t>AuthenticationService</w:t>
      </w:r>
      <w:proofErr w:type="spellEnd"/>
      <w:r w:rsidR="0064114B">
        <w:rPr>
          <w:lang w:eastAsia="x-none"/>
        </w:rPr>
        <w:t>"</w:t>
      </w:r>
      <w:r w:rsidR="000B19B1">
        <w:rPr>
          <w:lang w:eastAsia="x-none"/>
        </w:rPr>
        <w:t xml:space="preserve"> soll die Zustände </w:t>
      </w:r>
      <w:r w:rsidR="0064114B">
        <w:rPr>
          <w:lang w:eastAsia="x-none"/>
        </w:rPr>
        <w:t>"</w:t>
      </w:r>
      <w:r w:rsidR="000B19B1">
        <w:rPr>
          <w:lang w:eastAsia="x-none"/>
        </w:rPr>
        <w:t>authentifiziert</w:t>
      </w:r>
      <w:r w:rsidR="0064114B">
        <w:rPr>
          <w:lang w:eastAsia="x-none"/>
        </w:rPr>
        <w:t>"</w:t>
      </w:r>
      <w:r w:rsidR="000B19B1">
        <w:rPr>
          <w:lang w:eastAsia="x-none"/>
        </w:rPr>
        <w:t xml:space="preserve"> und </w:t>
      </w:r>
      <w:r w:rsidR="0064114B">
        <w:rPr>
          <w:lang w:eastAsia="x-none"/>
        </w:rPr>
        <w:t xml:space="preserve">"nicht </w:t>
      </w:r>
      <w:r w:rsidR="000B19B1">
        <w:rPr>
          <w:lang w:eastAsia="x-none"/>
        </w:rPr>
        <w:t>authentifiziert</w:t>
      </w:r>
      <w:r w:rsidR="0064114B">
        <w:rPr>
          <w:lang w:eastAsia="x-none"/>
        </w:rPr>
        <w:t>"</w:t>
      </w:r>
      <w:r w:rsidR="000B19B1">
        <w:rPr>
          <w:lang w:eastAsia="x-none"/>
        </w:rPr>
        <w:t xml:space="preserve"> </w:t>
      </w:r>
      <w:ins w:id="320" w:author="Simson Example" w:date="2018-12-10T14:01:00Z">
        <w:r w:rsidR="006251F2">
          <w:rPr>
            <w:lang w:eastAsia="x-none"/>
          </w:rPr>
          <w:t>erhalten</w:t>
        </w:r>
      </w:ins>
      <w:del w:id="321" w:author="Simson Example" w:date="2018-12-10T14:01:00Z">
        <w:r w:rsidR="00073125" w:rsidDel="006251F2">
          <w:rPr>
            <w:lang w:eastAsia="x-none"/>
          </w:rPr>
          <w:delText>verwalten</w:delText>
        </w:r>
      </w:del>
      <w:r>
        <w:rPr>
          <w:lang w:eastAsia="x-none"/>
        </w:rPr>
        <w:t xml:space="preserve"> können. Die möglichen Zustandsübergänge sind im Zustandsdiagramm in Abbildung </w:t>
      </w:r>
      <w:r w:rsidR="00EB517A">
        <w:rPr>
          <w:lang w:eastAsia="x-none"/>
        </w:rPr>
        <w:t>3.</w:t>
      </w:r>
      <w:ins w:id="322" w:author="Simson Example" w:date="2018-12-10T13:40:00Z">
        <w:r w:rsidR="00FA1107">
          <w:rPr>
            <w:lang w:eastAsia="x-none"/>
          </w:rPr>
          <w:t>2</w:t>
        </w:r>
      </w:ins>
      <w:del w:id="323" w:author="Simson Example" w:date="2018-12-10T13:40:00Z">
        <w:r w:rsidR="00EB517A" w:rsidDel="00FA1107">
          <w:rPr>
            <w:lang w:eastAsia="x-none"/>
          </w:rPr>
          <w:delText>1</w:delText>
        </w:r>
      </w:del>
      <w:r w:rsidR="00EB517A">
        <w:rPr>
          <w:lang w:eastAsia="x-none"/>
        </w:rPr>
        <w:t xml:space="preserve"> dargestellt. Die Zustandsübergänge werden durch die Implementierung der </w:t>
      </w:r>
      <w:r w:rsidR="00595D05">
        <w:rPr>
          <w:lang w:eastAsia="x-none"/>
        </w:rPr>
        <w:t xml:space="preserve">beiden Komponenten </w:t>
      </w:r>
      <w:r w:rsidR="0064114B">
        <w:rPr>
          <w:lang w:eastAsia="x-none"/>
        </w:rPr>
        <w:t>"</w:t>
      </w:r>
      <w:proofErr w:type="spellStart"/>
      <w:r w:rsidR="00595D05" w:rsidRPr="0066343F">
        <w:rPr>
          <w:i/>
          <w:lang w:eastAsia="x-none"/>
          <w:rPrChange w:id="324" w:author="Simson Example" w:date="2018-12-10T10:56:00Z">
            <w:rPr>
              <w:lang w:eastAsia="x-none"/>
            </w:rPr>
          </w:rPrChange>
        </w:rPr>
        <w:t>AuthenticationService</w:t>
      </w:r>
      <w:proofErr w:type="spellEnd"/>
      <w:r w:rsidR="0064114B">
        <w:rPr>
          <w:lang w:eastAsia="x-none"/>
        </w:rPr>
        <w:t>"</w:t>
      </w:r>
      <w:r w:rsidR="00595D05">
        <w:rPr>
          <w:lang w:eastAsia="x-none"/>
        </w:rPr>
        <w:t xml:space="preserve"> (Client) und </w:t>
      </w:r>
      <w:r w:rsidR="0064114B">
        <w:rPr>
          <w:lang w:eastAsia="x-none"/>
        </w:rPr>
        <w:t>"</w:t>
      </w:r>
      <w:r w:rsidR="00595D05" w:rsidRPr="0066343F">
        <w:rPr>
          <w:i/>
          <w:lang w:eastAsia="x-none"/>
          <w:rPrChange w:id="325" w:author="Simson Example" w:date="2018-12-10T10:57:00Z">
            <w:rPr>
              <w:lang w:eastAsia="x-none"/>
            </w:rPr>
          </w:rPrChange>
        </w:rPr>
        <w:t>Authentication</w:t>
      </w:r>
      <w:r w:rsidR="0064114B">
        <w:rPr>
          <w:lang w:eastAsia="x-none"/>
        </w:rPr>
        <w:t>"</w:t>
      </w:r>
      <w:r w:rsidR="00595D05">
        <w:rPr>
          <w:lang w:eastAsia="x-none"/>
        </w:rPr>
        <w:t xml:space="preserve"> (Server) realisiert.</w:t>
      </w:r>
      <w:r w:rsidR="0064114B">
        <w:rPr>
          <w:lang w:eastAsia="x-none"/>
        </w:rPr>
        <w:br w:type="page"/>
      </w:r>
    </w:p>
    <w:p w14:paraId="54B4E7E1" w14:textId="512DC26F" w:rsidR="00B45579" w:rsidRDefault="00F779AF" w:rsidP="00F73BA9">
      <w:pPr>
        <w:pStyle w:val="Heading2"/>
        <w:spacing w:before="360" w:after="120"/>
      </w:pPr>
      <w:bookmarkStart w:id="326" w:name="_Toc532316557"/>
      <w:r>
        <w:lastRenderedPageBreak/>
        <w:t>Auto</w:t>
      </w:r>
      <w:r w:rsidR="00F73BA9">
        <w:t xml:space="preserve"> (Client)</w:t>
      </w:r>
      <w:bookmarkEnd w:id="326"/>
    </w:p>
    <w:p w14:paraId="0D103135" w14:textId="5C7937B3" w:rsidR="00B45579" w:rsidRDefault="00B45579" w:rsidP="00B45579">
      <w:pPr>
        <w:pStyle w:val="Heading3"/>
        <w:spacing w:before="240" w:after="60"/>
      </w:pPr>
      <w:bookmarkStart w:id="327" w:name="_Toc532316558"/>
      <w:r>
        <w:t>Funktion</w:t>
      </w:r>
      <w:bookmarkEnd w:id="327"/>
    </w:p>
    <w:p w14:paraId="315AA279" w14:textId="53718DA3" w:rsidR="00553B4E" w:rsidRPr="00553B4E" w:rsidRDefault="00553B4E" w:rsidP="00553B4E">
      <w:pPr>
        <w:pStyle w:val="FlietextTH"/>
        <w:rPr>
          <w:lang w:eastAsia="x-none"/>
        </w:rPr>
      </w:pPr>
      <w:r w:rsidRPr="00F07F06">
        <w:rPr>
          <w:lang w:eastAsia="x-none"/>
        </w:rPr>
        <w:t xml:space="preserve">Diese Komponente </w:t>
      </w:r>
      <w:r>
        <w:rPr>
          <w:lang w:eastAsia="x-none"/>
        </w:rPr>
        <w:t>realisiert selbst keine Anwendungsfälle und besitzt auch keine GUI. Sie ist die Schnittstelle zwischen der Server-</w:t>
      </w:r>
      <w:r w:rsidR="0064114B">
        <w:rPr>
          <w:lang w:eastAsia="x-none"/>
        </w:rPr>
        <w:t>"</w:t>
      </w:r>
      <w:r w:rsidR="000E7AA8" w:rsidRPr="000E7AA8">
        <w:rPr>
          <w:i/>
          <w:lang w:eastAsia="x-none"/>
        </w:rPr>
        <w:t>Auto</w:t>
      </w:r>
      <w:r w:rsidR="0064114B" w:rsidRPr="0064114B">
        <w:rPr>
          <w:lang w:eastAsia="x-none"/>
        </w:rPr>
        <w:t>"</w:t>
      </w:r>
      <w:r w:rsidR="000E7AA8">
        <w:rPr>
          <w:lang w:eastAsia="x-none"/>
        </w:rPr>
        <w:t>-</w:t>
      </w:r>
      <w:r>
        <w:rPr>
          <w:lang w:eastAsia="x-none"/>
        </w:rPr>
        <w:t xml:space="preserve"> und Client-</w:t>
      </w:r>
      <w:r w:rsidR="0064114B">
        <w:rPr>
          <w:lang w:eastAsia="x-none"/>
        </w:rPr>
        <w:t>"</w:t>
      </w:r>
      <w:proofErr w:type="spellStart"/>
      <w:r w:rsidR="00F779AF">
        <w:rPr>
          <w:i/>
          <w:lang w:eastAsia="x-none"/>
        </w:rPr>
        <w:t>Auto</w:t>
      </w:r>
      <w:r w:rsidR="000E7AA8">
        <w:rPr>
          <w:i/>
          <w:lang w:eastAsia="x-none"/>
        </w:rPr>
        <w:t>Service</w:t>
      </w:r>
      <w:proofErr w:type="spellEnd"/>
      <w:r w:rsidR="0064114B">
        <w:rPr>
          <w:lang w:eastAsia="x-none"/>
        </w:rPr>
        <w:t>"</w:t>
      </w:r>
      <w:r>
        <w:rPr>
          <w:lang w:eastAsia="x-none"/>
        </w:rPr>
        <w:t>-Komponente.</w:t>
      </w:r>
    </w:p>
    <w:p w14:paraId="5FEC0BA9" w14:textId="4568A755" w:rsidR="00601F34" w:rsidRPr="00601F34" w:rsidRDefault="00B45579" w:rsidP="00601F34">
      <w:pPr>
        <w:pStyle w:val="Heading3"/>
        <w:spacing w:before="240" w:after="60"/>
      </w:pPr>
      <w:bookmarkStart w:id="328" w:name="_Toc532316559"/>
      <w:r>
        <w:t>Schnittstellen</w:t>
      </w:r>
      <w:bookmarkEnd w:id="328"/>
    </w:p>
    <w:p w14:paraId="61ED6EC1" w14:textId="5AE8320E" w:rsidR="00190347" w:rsidRDefault="00601F34" w:rsidP="00601F34">
      <w:pPr>
        <w:pStyle w:val="FlietextTH"/>
        <w:jc w:val="center"/>
        <w:rPr>
          <w:lang w:eastAsia="x-none"/>
        </w:rPr>
      </w:pPr>
      <w:r>
        <w:rPr>
          <w:noProof/>
          <w:lang w:eastAsia="x-none"/>
        </w:rPr>
        <w:drawing>
          <wp:inline distT="0" distB="0" distL="0" distR="0" wp14:anchorId="0D5F4E5F" wp14:editId="7EBD86C8">
            <wp:extent cx="3778964" cy="1059255"/>
            <wp:effectExtent l="0" t="0" r="5715"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schirmfoto 2018-12-06 um 22.13.35.png"/>
                    <pic:cNvPicPr/>
                  </pic:nvPicPr>
                  <pic:blipFill>
                    <a:blip r:embed="rId19">
                      <a:extLst>
                        <a:ext uri="{28A0092B-C50C-407E-A947-70E740481C1C}">
                          <a14:useLocalDpi xmlns:a14="http://schemas.microsoft.com/office/drawing/2010/main" val="0"/>
                        </a:ext>
                      </a:extLst>
                    </a:blip>
                    <a:stretch>
                      <a:fillRect/>
                    </a:stretch>
                  </pic:blipFill>
                  <pic:spPr>
                    <a:xfrm>
                      <a:off x="0" y="0"/>
                      <a:ext cx="3785950" cy="1061213"/>
                    </a:xfrm>
                    <a:prstGeom prst="rect">
                      <a:avLst/>
                    </a:prstGeom>
                  </pic:spPr>
                </pic:pic>
              </a:graphicData>
            </a:graphic>
          </wp:inline>
        </w:drawing>
      </w:r>
      <w:r>
        <w:rPr>
          <w:lang w:eastAsia="x-none"/>
        </w:rPr>
        <w:br/>
      </w:r>
      <w:r w:rsidR="00190347">
        <w:rPr>
          <w:lang w:eastAsia="x-none"/>
        </w:rPr>
        <w:t>Abbildung 3.3: Implementierung der Schnittstellen-</w:t>
      </w:r>
      <w:r w:rsidR="00CE6945">
        <w:rPr>
          <w:lang w:eastAsia="x-none"/>
        </w:rPr>
        <w:t>Funktionen</w:t>
      </w:r>
      <w:r w:rsidR="00190347">
        <w:rPr>
          <w:lang w:eastAsia="x-none"/>
        </w:rPr>
        <w:t xml:space="preserve"> von </w:t>
      </w:r>
      <w:proofErr w:type="spellStart"/>
      <w:r w:rsidR="00190347">
        <w:rPr>
          <w:lang w:eastAsia="x-none"/>
        </w:rPr>
        <w:t>AutoService</w:t>
      </w:r>
      <w:proofErr w:type="spellEnd"/>
    </w:p>
    <w:p w14:paraId="18D53C8C" w14:textId="77777777" w:rsidR="0064114B" w:rsidRPr="004F0875" w:rsidRDefault="0064114B" w:rsidP="00601F34">
      <w:pPr>
        <w:pStyle w:val="FlietextTH"/>
        <w:jc w:val="center"/>
        <w:rPr>
          <w:lang w:eastAsia="x-none"/>
        </w:rPr>
      </w:pPr>
    </w:p>
    <w:p w14:paraId="51E17D5D" w14:textId="086FF3BB" w:rsidR="00190347" w:rsidRPr="0064114B" w:rsidRDefault="00190347" w:rsidP="00190347">
      <w:pPr>
        <w:pStyle w:val="FlietextTH"/>
        <w:rPr>
          <w:lang w:eastAsia="x-none"/>
        </w:rPr>
      </w:pPr>
      <w:r w:rsidRPr="0064114B">
        <w:rPr>
          <w:lang w:eastAsia="x-none"/>
        </w:rPr>
        <w:t xml:space="preserve">Die </w:t>
      </w:r>
      <w:r w:rsidR="00CE6945" w:rsidRPr="0064114B">
        <w:rPr>
          <w:lang w:eastAsia="x-none"/>
        </w:rPr>
        <w:t>Funktionen</w:t>
      </w:r>
      <w:r w:rsidRPr="0064114B">
        <w:rPr>
          <w:lang w:eastAsia="x-none"/>
        </w:rPr>
        <w:t xml:space="preserve"> der </w:t>
      </w:r>
      <w:r w:rsidR="0064114B">
        <w:rPr>
          <w:lang w:eastAsia="x-none"/>
        </w:rPr>
        <w:t>Ko</w:t>
      </w:r>
      <w:ins w:id="329" w:author="Simson Example" w:date="2018-12-10T13:47:00Z">
        <w:r w:rsidR="002B01E9">
          <w:rPr>
            <w:lang w:eastAsia="x-none"/>
          </w:rPr>
          <w:t>m</w:t>
        </w:r>
      </w:ins>
      <w:del w:id="330" w:author="Simson Example" w:date="2018-12-10T13:47:00Z">
        <w:r w:rsidR="0064114B" w:rsidDel="002B01E9">
          <w:rPr>
            <w:lang w:eastAsia="x-none"/>
          </w:rPr>
          <w:delText>n</w:delText>
        </w:r>
      </w:del>
      <w:r w:rsidR="0064114B">
        <w:rPr>
          <w:lang w:eastAsia="x-none"/>
        </w:rPr>
        <w:t>pone</w:t>
      </w:r>
      <w:ins w:id="331" w:author="Simson Example" w:date="2018-12-10T13:47:00Z">
        <w:r w:rsidR="002B01E9">
          <w:rPr>
            <w:lang w:eastAsia="x-none"/>
          </w:rPr>
          <w:t>n</w:t>
        </w:r>
      </w:ins>
      <w:del w:id="332" w:author="Simson Example" w:date="2018-12-10T13:47:00Z">
        <w:r w:rsidR="0064114B" w:rsidDel="002B01E9">
          <w:rPr>
            <w:lang w:eastAsia="x-none"/>
          </w:rPr>
          <w:delText>m</w:delText>
        </w:r>
      </w:del>
      <w:r w:rsidR="0064114B">
        <w:rPr>
          <w:lang w:eastAsia="x-none"/>
        </w:rPr>
        <w:t>te</w:t>
      </w:r>
      <w:r w:rsidRPr="0064114B">
        <w:rPr>
          <w:lang w:eastAsia="x-none"/>
        </w:rPr>
        <w:t xml:space="preserve"> "</w:t>
      </w:r>
      <w:proofErr w:type="spellStart"/>
      <w:r w:rsidRPr="0066343F">
        <w:rPr>
          <w:i/>
          <w:lang w:eastAsia="x-none"/>
          <w:rPrChange w:id="333" w:author="Simson Example" w:date="2018-12-10T10:56:00Z">
            <w:rPr>
              <w:lang w:eastAsia="x-none"/>
            </w:rPr>
          </w:rPrChange>
        </w:rPr>
        <w:t>AutoService</w:t>
      </w:r>
      <w:proofErr w:type="spellEnd"/>
      <w:r w:rsidRPr="0064114B">
        <w:rPr>
          <w:lang w:eastAsia="x-none"/>
        </w:rPr>
        <w:t xml:space="preserve">" in dem Package </w:t>
      </w:r>
      <w:r w:rsidR="0064114B">
        <w:rPr>
          <w:lang w:eastAsia="x-none"/>
        </w:rPr>
        <w:t>"</w:t>
      </w:r>
      <w:r w:rsidRPr="0066343F">
        <w:rPr>
          <w:i/>
          <w:lang w:eastAsia="x-none"/>
          <w:rPrChange w:id="334" w:author="Simson Example" w:date="2018-12-10T10:56:00Z">
            <w:rPr>
              <w:lang w:eastAsia="x-none"/>
            </w:rPr>
          </w:rPrChange>
        </w:rPr>
        <w:t>Services</w:t>
      </w:r>
      <w:r w:rsidR="0064114B">
        <w:rPr>
          <w:lang w:eastAsia="x-none"/>
        </w:rPr>
        <w:t>"</w:t>
      </w:r>
      <w:r w:rsidRPr="0064114B">
        <w:rPr>
          <w:lang w:eastAsia="x-none"/>
        </w:rPr>
        <w:t xml:space="preserve"> bilden Schnittstellen für die </w:t>
      </w:r>
      <w:r w:rsidR="00F60353" w:rsidRPr="0064114B">
        <w:rPr>
          <w:lang w:eastAsia="x-none"/>
        </w:rPr>
        <w:t>GUI-</w:t>
      </w:r>
      <w:r w:rsidRPr="0064114B">
        <w:rPr>
          <w:lang w:eastAsia="x-none"/>
        </w:rPr>
        <w:t xml:space="preserve">Komponente: </w:t>
      </w:r>
      <w:r w:rsidR="0064114B">
        <w:rPr>
          <w:lang w:eastAsia="x-none"/>
        </w:rPr>
        <w:t>"</w:t>
      </w:r>
      <w:r w:rsidRPr="0066343F">
        <w:rPr>
          <w:i/>
          <w:lang w:eastAsia="x-none"/>
          <w:rPrChange w:id="335" w:author="Simson Example" w:date="2018-12-10T10:59:00Z">
            <w:rPr>
              <w:lang w:eastAsia="x-none"/>
            </w:rPr>
          </w:rPrChange>
        </w:rPr>
        <w:t>Autos</w:t>
      </w:r>
      <w:r w:rsidR="0064114B">
        <w:rPr>
          <w:lang w:eastAsia="x-none"/>
        </w:rPr>
        <w:t>"</w:t>
      </w:r>
      <w:r w:rsidRPr="0064114B">
        <w:rPr>
          <w:lang w:eastAsia="x-none"/>
        </w:rPr>
        <w:t>.</w:t>
      </w:r>
    </w:p>
    <w:p w14:paraId="0796C927" w14:textId="26C5FC20" w:rsidR="002B01E9" w:rsidRPr="00334775" w:rsidRDefault="002B01E9" w:rsidP="002B01E9">
      <w:pPr>
        <w:pStyle w:val="FlietextTH"/>
        <w:rPr>
          <w:ins w:id="336" w:author="Simson Example" w:date="2018-12-10T13:48:00Z"/>
          <w:lang w:eastAsia="x-none"/>
        </w:rPr>
      </w:pPr>
      <w:ins w:id="337" w:author="Simson Example" w:date="2018-12-10T13:48:00Z">
        <w:r>
          <w:rPr>
            <w:lang w:eastAsia="x-none"/>
          </w:rPr>
          <w:t xml:space="preserve">Da die </w:t>
        </w:r>
        <w:r w:rsidRPr="00334775">
          <w:rPr>
            <w:lang w:eastAsia="x-none"/>
          </w:rPr>
          <w:t xml:space="preserve">Funktionen der Komponente Observable (Beobachtbar) </w:t>
        </w:r>
        <w:r>
          <w:rPr>
            <w:lang w:eastAsia="x-none"/>
          </w:rPr>
          <w:t xml:space="preserve">sind, </w:t>
        </w:r>
        <w:r w:rsidRPr="00334775">
          <w:rPr>
            <w:lang w:eastAsia="x-none"/>
          </w:rPr>
          <w:t xml:space="preserve">sorgen </w:t>
        </w:r>
        <w:r>
          <w:rPr>
            <w:lang w:eastAsia="x-none"/>
          </w:rPr>
          <w:t>sie bei</w:t>
        </w:r>
        <w:r w:rsidRPr="00334775">
          <w:rPr>
            <w:lang w:eastAsia="x-none"/>
          </w:rPr>
          <w:t xml:space="preserve"> Beobachter</w:t>
        </w:r>
        <w:r>
          <w:rPr>
            <w:lang w:eastAsia="x-none"/>
          </w:rPr>
          <w:t>n</w:t>
        </w:r>
        <w:r w:rsidRPr="00334775">
          <w:rPr>
            <w:lang w:eastAsia="x-none"/>
          </w:rPr>
          <w:t xml:space="preserve"> für </w:t>
        </w:r>
        <w:r>
          <w:rPr>
            <w:lang w:eastAsia="x-none"/>
          </w:rPr>
          <w:t>A</w:t>
        </w:r>
        <w:r w:rsidRPr="00334775">
          <w:rPr>
            <w:lang w:eastAsia="x-none"/>
          </w:rPr>
          <w:t>ktualisier</w:t>
        </w:r>
        <w:r>
          <w:rPr>
            <w:lang w:eastAsia="x-none"/>
          </w:rPr>
          <w:t>v</w:t>
        </w:r>
        <w:r w:rsidRPr="00334775">
          <w:rPr>
            <w:lang w:eastAsia="x-none"/>
          </w:rPr>
          <w:t>orgänge falls Änderungen zu erkennen sind.</w:t>
        </w:r>
      </w:ins>
    </w:p>
    <w:p w14:paraId="2817CDAD" w14:textId="58D1E6F9" w:rsidR="001F296E" w:rsidRPr="0064114B" w:rsidDel="002B01E9" w:rsidRDefault="001F296E" w:rsidP="001F296E">
      <w:pPr>
        <w:pStyle w:val="FlietextTH"/>
        <w:rPr>
          <w:del w:id="338" w:author="Simson Example" w:date="2018-12-10T13:48:00Z"/>
          <w:lang w:eastAsia="x-none"/>
        </w:rPr>
      </w:pPr>
      <w:del w:id="339" w:author="Simson Example" w:date="2018-12-10T13:48:00Z">
        <w:r w:rsidRPr="0064114B" w:rsidDel="002B01E9">
          <w:rPr>
            <w:lang w:eastAsia="x-none"/>
          </w:rPr>
          <w:delText>Aufgrund der Möglichkeit, dass die Funktionen der Komponente Observable (=Beobachtbar) sind, sorgen diese bei Beobachtern für aktualisier Vorgängen falls Änderungen zu erkennen sind.</w:delText>
        </w:r>
      </w:del>
    </w:p>
    <w:p w14:paraId="5CC3780D" w14:textId="75385C81" w:rsidR="00190347" w:rsidRDefault="00CE6945" w:rsidP="0064114B">
      <w:pPr>
        <w:pStyle w:val="FlietextTH"/>
        <w:ind w:left="1843" w:hanging="1843"/>
        <w:rPr>
          <w:lang w:eastAsia="x-none"/>
        </w:rPr>
      </w:pPr>
      <w:proofErr w:type="spellStart"/>
      <w:proofErr w:type="gramStart"/>
      <w:r w:rsidRPr="00FC09B8">
        <w:rPr>
          <w:b/>
          <w:lang w:eastAsia="x-none"/>
        </w:rPr>
        <w:t>getFilter</w:t>
      </w:r>
      <w:proofErr w:type="spellEnd"/>
      <w:r w:rsidR="00F60353">
        <w:rPr>
          <w:b/>
          <w:lang w:eastAsia="x-none"/>
        </w:rPr>
        <w:t xml:space="preserve">( </w:t>
      </w:r>
      <w:r w:rsidRPr="00FC09B8">
        <w:rPr>
          <w:b/>
          <w:lang w:eastAsia="x-none"/>
        </w:rPr>
        <w:t>)</w:t>
      </w:r>
      <w:proofErr w:type="gramEnd"/>
      <w:r w:rsidR="0064114B">
        <w:rPr>
          <w:b/>
          <w:lang w:eastAsia="x-none"/>
        </w:rPr>
        <w:tab/>
      </w:r>
      <w:r w:rsidR="00932460">
        <w:rPr>
          <w:lang w:eastAsia="x-none"/>
        </w:rPr>
        <w:t>Liefert</w:t>
      </w:r>
      <w:r w:rsidR="00096F34">
        <w:rPr>
          <w:lang w:eastAsia="x-none"/>
        </w:rPr>
        <w:t xml:space="preserve"> eine Liste </w:t>
      </w:r>
      <w:r w:rsidR="00EA7B2F">
        <w:rPr>
          <w:lang w:eastAsia="x-none"/>
        </w:rPr>
        <w:t>von</w:t>
      </w:r>
      <w:r w:rsidR="00096F34">
        <w:rPr>
          <w:lang w:eastAsia="x-none"/>
        </w:rPr>
        <w:t xml:space="preserve"> </w:t>
      </w:r>
      <w:r w:rsidR="00FC09B8">
        <w:rPr>
          <w:lang w:eastAsia="x-none"/>
        </w:rPr>
        <w:t>Filtern zurück</w:t>
      </w:r>
      <w:r w:rsidR="00096F34">
        <w:rPr>
          <w:lang w:eastAsia="x-none"/>
        </w:rPr>
        <w:t xml:space="preserve"> </w:t>
      </w:r>
      <w:r w:rsidR="00932460">
        <w:rPr>
          <w:lang w:eastAsia="x-none"/>
        </w:rPr>
        <w:t xml:space="preserve">die vom Server </w:t>
      </w:r>
      <w:r w:rsidR="00A901BA">
        <w:rPr>
          <w:lang w:eastAsia="x-none"/>
        </w:rPr>
        <w:t>angeboten</w:t>
      </w:r>
      <w:r w:rsidR="00932460">
        <w:rPr>
          <w:lang w:eastAsia="x-none"/>
        </w:rPr>
        <w:t xml:space="preserve"> werden </w:t>
      </w:r>
      <w:r w:rsidR="00FC09B8">
        <w:rPr>
          <w:lang w:eastAsia="x-none"/>
        </w:rPr>
        <w:t>oder eine</w:t>
      </w:r>
      <w:r w:rsidR="0064114B">
        <w:rPr>
          <w:lang w:eastAsia="x-none"/>
        </w:rPr>
        <w:t xml:space="preserve"> </w:t>
      </w:r>
      <w:r w:rsidR="00FC09B8">
        <w:rPr>
          <w:lang w:eastAsia="x-none"/>
        </w:rPr>
        <w:t xml:space="preserve">Fehlermeldung falls </w:t>
      </w:r>
      <w:del w:id="340" w:author="Simson Example" w:date="2018-12-10T13:49:00Z">
        <w:r w:rsidR="00FC09B8" w:rsidDel="002B01E9">
          <w:rPr>
            <w:lang w:eastAsia="x-none"/>
          </w:rPr>
          <w:delText>keine Filter zurück</w:delText>
        </w:r>
        <w:r w:rsidR="00932460" w:rsidDel="002B01E9">
          <w:rPr>
            <w:lang w:eastAsia="x-none"/>
          </w:rPr>
          <w:delText xml:space="preserve"> </w:delText>
        </w:r>
        <w:r w:rsidR="00FC09B8" w:rsidDel="002B01E9">
          <w:rPr>
            <w:lang w:eastAsia="x-none"/>
          </w:rPr>
          <w:delText>zu geben sind</w:delText>
        </w:r>
      </w:del>
      <w:ins w:id="341" w:author="Simson Example" w:date="2018-12-10T13:49:00Z">
        <w:r w:rsidR="002B01E9">
          <w:rPr>
            <w:lang w:eastAsia="x-none"/>
          </w:rPr>
          <w:t>die Liste leer ist</w:t>
        </w:r>
      </w:ins>
      <w:r w:rsidR="00FC09B8">
        <w:rPr>
          <w:lang w:eastAsia="x-none"/>
        </w:rPr>
        <w:t>.</w:t>
      </w:r>
    </w:p>
    <w:p w14:paraId="35DC4B3A" w14:textId="4F2231B6" w:rsidR="00EA7B2F" w:rsidRDefault="00EA7B2F" w:rsidP="0064114B">
      <w:pPr>
        <w:pStyle w:val="FlietextTH"/>
        <w:ind w:left="1843" w:hanging="1843"/>
        <w:rPr>
          <w:lang w:eastAsia="x-none"/>
        </w:rPr>
      </w:pPr>
      <w:proofErr w:type="spellStart"/>
      <w:proofErr w:type="gramStart"/>
      <w:r w:rsidRPr="00EA7B2F">
        <w:rPr>
          <w:b/>
          <w:lang w:eastAsia="x-none"/>
        </w:rPr>
        <w:t>getMainFilter</w:t>
      </w:r>
      <w:proofErr w:type="spellEnd"/>
      <w:r w:rsidRPr="00EA7B2F">
        <w:rPr>
          <w:b/>
          <w:lang w:eastAsia="x-none"/>
        </w:rPr>
        <w:t>(</w:t>
      </w:r>
      <w:r w:rsidR="00F60353">
        <w:rPr>
          <w:b/>
          <w:lang w:eastAsia="x-none"/>
        </w:rPr>
        <w:t xml:space="preserve"> </w:t>
      </w:r>
      <w:r w:rsidRPr="00EA7B2F">
        <w:rPr>
          <w:b/>
          <w:lang w:eastAsia="x-none"/>
        </w:rPr>
        <w:t>)</w:t>
      </w:r>
      <w:proofErr w:type="gramEnd"/>
      <w:r w:rsidR="0064114B">
        <w:rPr>
          <w:b/>
          <w:lang w:eastAsia="x-none"/>
        </w:rPr>
        <w:tab/>
      </w:r>
      <w:r w:rsidR="00932460">
        <w:rPr>
          <w:lang w:eastAsia="x-none"/>
        </w:rPr>
        <w:t>Gibt</w:t>
      </w:r>
      <w:r>
        <w:rPr>
          <w:lang w:eastAsia="x-none"/>
        </w:rPr>
        <w:t xml:space="preserve"> eine </w:t>
      </w:r>
      <w:r w:rsidR="000B3888">
        <w:rPr>
          <w:lang w:eastAsia="x-none"/>
        </w:rPr>
        <w:t>vor</w:t>
      </w:r>
      <w:r>
        <w:rPr>
          <w:lang w:eastAsia="x-none"/>
        </w:rPr>
        <w:t>eingeschränkte Liste von Filtern zurück</w:t>
      </w:r>
      <w:r w:rsidR="00932460">
        <w:rPr>
          <w:lang w:eastAsia="x-none"/>
        </w:rPr>
        <w:t xml:space="preserve"> </w:t>
      </w:r>
      <w:r>
        <w:rPr>
          <w:lang w:eastAsia="x-none"/>
        </w:rPr>
        <w:t>oder eine Fehlermeldung</w:t>
      </w:r>
      <w:r w:rsidR="00F60353">
        <w:rPr>
          <w:lang w:eastAsia="x-none"/>
        </w:rPr>
        <w:t xml:space="preserve"> </w:t>
      </w:r>
      <w:ins w:id="342" w:author="Simson Example" w:date="2018-12-10T13:51:00Z">
        <w:r w:rsidR="002B01E9">
          <w:rPr>
            <w:lang w:eastAsia="x-none"/>
          </w:rPr>
          <w:t>falls die Liste leer ist</w:t>
        </w:r>
        <w:r w:rsidR="002B01E9" w:rsidDel="002B01E9">
          <w:rPr>
            <w:lang w:eastAsia="x-none"/>
          </w:rPr>
          <w:t xml:space="preserve"> </w:t>
        </w:r>
      </w:ins>
      <w:del w:id="343" w:author="Simson Example" w:date="2018-12-10T13:51:00Z">
        <w:r w:rsidDel="002B01E9">
          <w:rPr>
            <w:lang w:eastAsia="x-none"/>
          </w:rPr>
          <w:delText>falls keine Filter zurück zu geben sind</w:delText>
        </w:r>
      </w:del>
      <w:r>
        <w:rPr>
          <w:lang w:eastAsia="x-none"/>
        </w:rPr>
        <w:t>.</w:t>
      </w:r>
    </w:p>
    <w:p w14:paraId="3CCAA8B4" w14:textId="00931432" w:rsidR="00EA7B2F" w:rsidRPr="00EA7B2F" w:rsidRDefault="00EA7B2F" w:rsidP="0064114B">
      <w:pPr>
        <w:pStyle w:val="FlietextTH"/>
        <w:ind w:left="1843" w:hanging="1843"/>
        <w:rPr>
          <w:lang w:eastAsia="x-none"/>
        </w:rPr>
      </w:pPr>
      <w:proofErr w:type="spellStart"/>
      <w:proofErr w:type="gramStart"/>
      <w:r w:rsidRPr="00EA7B2F">
        <w:rPr>
          <w:b/>
          <w:lang w:eastAsia="x-none"/>
        </w:rPr>
        <w:t>getFilterAutos</w:t>
      </w:r>
      <w:proofErr w:type="spellEnd"/>
      <w:r w:rsidRPr="00EA7B2F">
        <w:rPr>
          <w:b/>
          <w:lang w:eastAsia="x-none"/>
        </w:rPr>
        <w:t>(</w:t>
      </w:r>
      <w:proofErr w:type="gramEnd"/>
      <w:r w:rsidRPr="00EA7B2F">
        <w:rPr>
          <w:b/>
          <w:lang w:eastAsia="x-none"/>
        </w:rPr>
        <w:t>…)</w:t>
      </w:r>
      <w:r w:rsidR="0064114B">
        <w:rPr>
          <w:b/>
          <w:lang w:eastAsia="x-none"/>
        </w:rPr>
        <w:tab/>
      </w:r>
      <w:r>
        <w:rPr>
          <w:lang w:eastAsia="x-none"/>
        </w:rPr>
        <w:t xml:space="preserve">Die </w:t>
      </w:r>
      <w:del w:id="344" w:author="Simson Example" w:date="2018-12-10T13:52:00Z">
        <w:r w:rsidDel="002B01E9">
          <w:rPr>
            <w:lang w:eastAsia="x-none"/>
          </w:rPr>
          <w:delText xml:space="preserve">gegebenen </w:delText>
        </w:r>
      </w:del>
      <w:ins w:id="345" w:author="Simson Example" w:date="2018-12-10T13:52:00Z">
        <w:r w:rsidR="002B01E9">
          <w:rPr>
            <w:lang w:eastAsia="x-none"/>
          </w:rPr>
          <w:t xml:space="preserve">eingestellten </w:t>
        </w:r>
      </w:ins>
      <w:ins w:id="346" w:author="Simson Example" w:date="2018-12-10T13:51:00Z">
        <w:r w:rsidR="002B01E9">
          <w:rPr>
            <w:lang w:eastAsia="x-none"/>
          </w:rPr>
          <w:t>Filter</w:t>
        </w:r>
      </w:ins>
      <w:ins w:id="347" w:author="Simson Example" w:date="2018-12-10T13:52:00Z">
        <w:r w:rsidR="002B01E9">
          <w:rPr>
            <w:lang w:eastAsia="x-none"/>
          </w:rPr>
          <w:t>-Daten</w:t>
        </w:r>
      </w:ins>
      <w:del w:id="348" w:author="Simson Example" w:date="2018-12-10T13:52:00Z">
        <w:r w:rsidDel="002B01E9">
          <w:rPr>
            <w:lang w:eastAsia="x-none"/>
          </w:rPr>
          <w:delText>Daten</w:delText>
        </w:r>
      </w:del>
      <w:r>
        <w:rPr>
          <w:lang w:eastAsia="x-none"/>
        </w:rPr>
        <w:t xml:space="preserve"> werden an den Server geschickt. Als Ergebnis liefert die Funktion entweder eine Liste mit gefundenen Auto-Informationen oder eine Fehlermeldung</w:t>
      </w:r>
      <w:r w:rsidR="00A901BA">
        <w:rPr>
          <w:lang w:eastAsia="x-none"/>
        </w:rPr>
        <w:t xml:space="preserve"> zurück</w:t>
      </w:r>
      <w:r>
        <w:rPr>
          <w:lang w:eastAsia="x-none"/>
        </w:rPr>
        <w:t>.</w:t>
      </w:r>
    </w:p>
    <w:p w14:paraId="47EF3894" w14:textId="2DF1EC49" w:rsidR="00B45579" w:rsidRDefault="00B45579" w:rsidP="00B45579">
      <w:pPr>
        <w:pStyle w:val="Heading3"/>
        <w:spacing w:before="240" w:after="60"/>
      </w:pPr>
      <w:bookmarkStart w:id="349" w:name="_Toc532316560"/>
      <w:r>
        <w:t>Verhalten</w:t>
      </w:r>
      <w:bookmarkEnd w:id="349"/>
    </w:p>
    <w:p w14:paraId="4B00EF16" w14:textId="44358949" w:rsidR="00190347" w:rsidRDefault="00601F34" w:rsidP="00B45579">
      <w:pPr>
        <w:pStyle w:val="FlietextTH"/>
      </w:pPr>
      <w:r>
        <w:t xml:space="preserve">Diese Komponente besitzt </w:t>
      </w:r>
      <w:r w:rsidR="00674AD1">
        <w:t xml:space="preserve">kein </w:t>
      </w:r>
      <w:proofErr w:type="gramStart"/>
      <w:r w:rsidR="00674AD1">
        <w:t>zu spezifizierendes Verhalten</w:t>
      </w:r>
      <w:proofErr w:type="gramEnd"/>
      <w:r w:rsidR="00674AD1">
        <w:t>.</w:t>
      </w:r>
    </w:p>
    <w:p w14:paraId="54E0817F" w14:textId="77777777" w:rsidR="00A901BA" w:rsidRDefault="00A901BA" w:rsidP="00B45579">
      <w:pPr>
        <w:pStyle w:val="FlietextTH"/>
      </w:pPr>
    </w:p>
    <w:p w14:paraId="3C23CB28" w14:textId="77777777" w:rsidR="00A901BA" w:rsidRDefault="00A901BA">
      <w:pPr>
        <w:rPr>
          <w:color w:val="000000" w:themeColor="text1"/>
        </w:rPr>
      </w:pPr>
      <w:r>
        <w:rPr>
          <w:bCs/>
          <w:iCs/>
        </w:rPr>
        <w:br w:type="page"/>
      </w:r>
    </w:p>
    <w:p w14:paraId="10D460F0" w14:textId="7A8785C5" w:rsidR="00B45579" w:rsidRDefault="00510B63" w:rsidP="00F73BA9">
      <w:pPr>
        <w:pStyle w:val="Heading2"/>
        <w:spacing w:before="360" w:after="120"/>
      </w:pPr>
      <w:bookmarkStart w:id="350" w:name="_Toc532316561"/>
      <w:r>
        <w:lastRenderedPageBreak/>
        <w:t xml:space="preserve">Rating </w:t>
      </w:r>
      <w:r w:rsidR="00F73BA9">
        <w:t>(Client)</w:t>
      </w:r>
      <w:bookmarkEnd w:id="350"/>
    </w:p>
    <w:p w14:paraId="39BDA2AF" w14:textId="499AD9D2" w:rsidR="00B45579" w:rsidRDefault="00B45579" w:rsidP="00B45579">
      <w:pPr>
        <w:pStyle w:val="Heading3"/>
        <w:spacing w:before="240" w:after="60"/>
      </w:pPr>
      <w:bookmarkStart w:id="351" w:name="_Toc532316562"/>
      <w:r>
        <w:t>Funktion</w:t>
      </w:r>
      <w:bookmarkEnd w:id="351"/>
    </w:p>
    <w:p w14:paraId="54A329E6" w14:textId="61E1D97D" w:rsidR="00D5300C" w:rsidRPr="00D5300C" w:rsidRDefault="00D5300C" w:rsidP="00D5300C">
      <w:pPr>
        <w:pStyle w:val="FlietextTH"/>
        <w:rPr>
          <w:lang w:eastAsia="x-none"/>
        </w:rPr>
      </w:pPr>
      <w:r w:rsidRPr="00F07F06">
        <w:rPr>
          <w:lang w:eastAsia="x-none"/>
        </w:rPr>
        <w:t xml:space="preserve">Diese Komponente </w:t>
      </w:r>
      <w:r>
        <w:rPr>
          <w:lang w:eastAsia="x-none"/>
        </w:rPr>
        <w:t>realisiert selbst keine Anwendungsfälle und besitzt auch keine GUI. Sie ist die Schnittstelle zwischen der Server-</w:t>
      </w:r>
      <w:r w:rsidR="00B902F0">
        <w:rPr>
          <w:lang w:eastAsia="x-none"/>
        </w:rPr>
        <w:t>"</w:t>
      </w:r>
      <w:r w:rsidR="001F296E" w:rsidRPr="001F296E">
        <w:rPr>
          <w:i/>
          <w:lang w:eastAsia="x-none"/>
        </w:rPr>
        <w:t>Rating</w:t>
      </w:r>
      <w:r w:rsidR="00B902F0" w:rsidRPr="00B902F0">
        <w:rPr>
          <w:lang w:eastAsia="x-none"/>
        </w:rPr>
        <w:t>"</w:t>
      </w:r>
      <w:r>
        <w:rPr>
          <w:lang w:eastAsia="x-none"/>
        </w:rPr>
        <w:t xml:space="preserve"> und Client-</w:t>
      </w:r>
      <w:r w:rsidR="00B902F0">
        <w:rPr>
          <w:lang w:eastAsia="x-none"/>
        </w:rPr>
        <w:t>"</w:t>
      </w:r>
      <w:proofErr w:type="spellStart"/>
      <w:r w:rsidR="00510B63" w:rsidRPr="00510B63">
        <w:rPr>
          <w:i/>
        </w:rPr>
        <w:t>Rating</w:t>
      </w:r>
      <w:r w:rsidR="001F296E">
        <w:rPr>
          <w:i/>
        </w:rPr>
        <w:t>Service</w:t>
      </w:r>
      <w:proofErr w:type="spellEnd"/>
      <w:r w:rsidR="00B902F0">
        <w:t>"</w:t>
      </w:r>
      <w:r>
        <w:rPr>
          <w:lang w:eastAsia="x-none"/>
        </w:rPr>
        <w:t>-Komponente.</w:t>
      </w:r>
    </w:p>
    <w:p w14:paraId="5485E229" w14:textId="586EFB4A" w:rsidR="00F60353" w:rsidRPr="00F60353" w:rsidRDefault="00B45579" w:rsidP="00F60353">
      <w:pPr>
        <w:pStyle w:val="Heading3"/>
        <w:spacing w:before="240" w:after="60"/>
      </w:pPr>
      <w:bookmarkStart w:id="352" w:name="_Toc532316563"/>
      <w:r>
        <w:t>Schnittstellen</w:t>
      </w:r>
      <w:bookmarkEnd w:id="352"/>
    </w:p>
    <w:p w14:paraId="284838A0" w14:textId="4B92FACF" w:rsidR="00F60353" w:rsidRDefault="0037367D" w:rsidP="00F60353">
      <w:pPr>
        <w:pStyle w:val="FlietextTH"/>
        <w:jc w:val="center"/>
        <w:rPr>
          <w:lang w:eastAsia="x-none"/>
        </w:rPr>
      </w:pPr>
      <w:ins w:id="353" w:author="Simson Example" w:date="2018-12-09T19:05:00Z">
        <w:r>
          <w:rPr>
            <w:noProof/>
            <w:lang w:eastAsia="x-none"/>
          </w:rPr>
          <w:drawing>
            <wp:inline distT="0" distB="0" distL="0" distR="0" wp14:anchorId="60ACB54F" wp14:editId="4F6BC6C9">
              <wp:extent cx="3819801" cy="1068637"/>
              <wp:effectExtent l="0" t="0" r="3175"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schirmfoto 2018-12-09 um 19.05.34.png"/>
                      <pic:cNvPicPr/>
                    </pic:nvPicPr>
                    <pic:blipFill>
                      <a:blip r:embed="rId20">
                        <a:extLst>
                          <a:ext uri="{28A0092B-C50C-407E-A947-70E740481C1C}">
                            <a14:useLocalDpi xmlns:a14="http://schemas.microsoft.com/office/drawing/2010/main" val="0"/>
                          </a:ext>
                        </a:extLst>
                      </a:blip>
                      <a:stretch>
                        <a:fillRect/>
                      </a:stretch>
                    </pic:blipFill>
                    <pic:spPr>
                      <a:xfrm>
                        <a:off x="0" y="0"/>
                        <a:ext cx="3895652" cy="1089857"/>
                      </a:xfrm>
                      <a:prstGeom prst="rect">
                        <a:avLst/>
                      </a:prstGeom>
                    </pic:spPr>
                  </pic:pic>
                </a:graphicData>
              </a:graphic>
            </wp:inline>
          </w:drawing>
        </w:r>
      </w:ins>
      <w:del w:id="354" w:author="Simson Example" w:date="2018-12-09T19:05:00Z">
        <w:r w:rsidR="00F60353" w:rsidDel="0037367D">
          <w:rPr>
            <w:noProof/>
            <w:lang w:eastAsia="x-none"/>
          </w:rPr>
          <w:drawing>
            <wp:inline distT="0" distB="0" distL="0" distR="0" wp14:anchorId="07D7D788" wp14:editId="4D425EBC">
              <wp:extent cx="3858680" cy="1081675"/>
              <wp:effectExtent l="0" t="0" r="254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schirmfoto 2018-12-07 um 10.03.48.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09802" cy="1096006"/>
                      </a:xfrm>
                      <a:prstGeom prst="rect">
                        <a:avLst/>
                      </a:prstGeom>
                    </pic:spPr>
                  </pic:pic>
                </a:graphicData>
              </a:graphic>
            </wp:inline>
          </w:drawing>
        </w:r>
      </w:del>
      <w:r w:rsidR="00F60353">
        <w:rPr>
          <w:lang w:eastAsia="x-none"/>
        </w:rPr>
        <w:br/>
        <w:t xml:space="preserve">Abbildung 3.4: Implementierung der Schnittstellen-Funktionen von </w:t>
      </w:r>
      <w:proofErr w:type="spellStart"/>
      <w:r w:rsidR="00F60353">
        <w:rPr>
          <w:lang w:eastAsia="x-none"/>
        </w:rPr>
        <w:t>RatingService</w:t>
      </w:r>
      <w:proofErr w:type="spellEnd"/>
    </w:p>
    <w:p w14:paraId="27200906" w14:textId="77777777" w:rsidR="00B902F0" w:rsidRDefault="00B902F0" w:rsidP="00F60353">
      <w:pPr>
        <w:pStyle w:val="FlietextTH"/>
        <w:jc w:val="center"/>
        <w:rPr>
          <w:lang w:eastAsia="x-none"/>
        </w:rPr>
      </w:pPr>
    </w:p>
    <w:p w14:paraId="6C38036F" w14:textId="285D388D" w:rsidR="00F60353" w:rsidRPr="00B902F0" w:rsidRDefault="00F60353" w:rsidP="00F60353">
      <w:pPr>
        <w:pStyle w:val="FlietextTH"/>
        <w:rPr>
          <w:lang w:eastAsia="x-none"/>
        </w:rPr>
      </w:pPr>
      <w:r w:rsidRPr="00B902F0">
        <w:rPr>
          <w:lang w:eastAsia="x-none"/>
        </w:rPr>
        <w:t xml:space="preserve">Die Funktionen der </w:t>
      </w:r>
      <w:r w:rsidR="00B902F0" w:rsidRPr="00B902F0">
        <w:rPr>
          <w:lang w:eastAsia="x-none"/>
        </w:rPr>
        <w:t xml:space="preserve">Komponente </w:t>
      </w:r>
      <w:r w:rsidRPr="00B902F0">
        <w:rPr>
          <w:lang w:eastAsia="x-none"/>
        </w:rPr>
        <w:t>"</w:t>
      </w:r>
      <w:proofErr w:type="spellStart"/>
      <w:r w:rsidRPr="0066343F">
        <w:rPr>
          <w:i/>
          <w:lang w:eastAsia="x-none"/>
          <w:rPrChange w:id="355" w:author="Simson Example" w:date="2018-12-10T10:55:00Z">
            <w:rPr>
              <w:lang w:eastAsia="x-none"/>
            </w:rPr>
          </w:rPrChange>
        </w:rPr>
        <w:t>RatingService</w:t>
      </w:r>
      <w:proofErr w:type="spellEnd"/>
      <w:r w:rsidRPr="00B902F0">
        <w:rPr>
          <w:lang w:eastAsia="x-none"/>
        </w:rPr>
        <w:t xml:space="preserve">" in dem Package </w:t>
      </w:r>
      <w:r w:rsidR="00B902F0">
        <w:rPr>
          <w:lang w:eastAsia="x-none"/>
        </w:rPr>
        <w:t>"</w:t>
      </w:r>
      <w:r w:rsidRPr="0066343F">
        <w:rPr>
          <w:i/>
          <w:lang w:eastAsia="x-none"/>
          <w:rPrChange w:id="356" w:author="Simson Example" w:date="2018-12-10T10:55:00Z">
            <w:rPr>
              <w:lang w:eastAsia="x-none"/>
            </w:rPr>
          </w:rPrChange>
        </w:rPr>
        <w:t>Services</w:t>
      </w:r>
      <w:r w:rsidR="00B902F0">
        <w:rPr>
          <w:lang w:eastAsia="x-none"/>
        </w:rPr>
        <w:t>"</w:t>
      </w:r>
      <w:r w:rsidRPr="00B902F0">
        <w:rPr>
          <w:lang w:eastAsia="x-none"/>
        </w:rPr>
        <w:t xml:space="preserve"> bilden Schnittstellen für die GUI-Komponente: </w:t>
      </w:r>
      <w:r w:rsidR="00B902F0">
        <w:rPr>
          <w:lang w:eastAsia="x-none"/>
        </w:rPr>
        <w:t>"</w:t>
      </w:r>
      <w:r w:rsidRPr="0066343F">
        <w:rPr>
          <w:i/>
          <w:lang w:eastAsia="x-none"/>
          <w:rPrChange w:id="357" w:author="Simson Example" w:date="2018-12-10T10:56:00Z">
            <w:rPr>
              <w:lang w:eastAsia="x-none"/>
            </w:rPr>
          </w:rPrChange>
        </w:rPr>
        <w:t>Autos</w:t>
      </w:r>
      <w:r w:rsidR="00B902F0">
        <w:rPr>
          <w:lang w:eastAsia="x-none"/>
        </w:rPr>
        <w:t>"</w:t>
      </w:r>
      <w:r w:rsidRPr="00B902F0">
        <w:rPr>
          <w:lang w:eastAsia="x-none"/>
        </w:rPr>
        <w:t>.</w:t>
      </w:r>
    </w:p>
    <w:p w14:paraId="5D78D6F9" w14:textId="7E7564D2" w:rsidR="002B01E9" w:rsidRPr="00334775" w:rsidRDefault="002B01E9" w:rsidP="002B01E9">
      <w:pPr>
        <w:pStyle w:val="FlietextTH"/>
        <w:rPr>
          <w:ins w:id="358" w:author="Simson Example" w:date="2018-12-10T13:52:00Z"/>
          <w:lang w:eastAsia="x-none"/>
        </w:rPr>
      </w:pPr>
      <w:ins w:id="359" w:author="Simson Example" w:date="2018-12-10T13:52:00Z">
        <w:r>
          <w:rPr>
            <w:lang w:eastAsia="x-none"/>
          </w:rPr>
          <w:t xml:space="preserve">Da die </w:t>
        </w:r>
        <w:r w:rsidRPr="00334775">
          <w:rPr>
            <w:lang w:eastAsia="x-none"/>
          </w:rPr>
          <w:t xml:space="preserve">Funktionen der Komponente Observable (Beobachtbar) </w:t>
        </w:r>
        <w:r>
          <w:rPr>
            <w:lang w:eastAsia="x-none"/>
          </w:rPr>
          <w:t xml:space="preserve">sind, </w:t>
        </w:r>
        <w:r w:rsidRPr="00334775">
          <w:rPr>
            <w:lang w:eastAsia="x-none"/>
          </w:rPr>
          <w:t xml:space="preserve">sorgen </w:t>
        </w:r>
        <w:r>
          <w:rPr>
            <w:lang w:eastAsia="x-none"/>
          </w:rPr>
          <w:t>sie bei</w:t>
        </w:r>
        <w:r w:rsidRPr="00334775">
          <w:rPr>
            <w:lang w:eastAsia="x-none"/>
          </w:rPr>
          <w:t xml:space="preserve"> Beobachter</w:t>
        </w:r>
        <w:r>
          <w:rPr>
            <w:lang w:eastAsia="x-none"/>
          </w:rPr>
          <w:t>n</w:t>
        </w:r>
        <w:r w:rsidRPr="00334775">
          <w:rPr>
            <w:lang w:eastAsia="x-none"/>
          </w:rPr>
          <w:t xml:space="preserve"> für </w:t>
        </w:r>
        <w:r>
          <w:rPr>
            <w:lang w:eastAsia="x-none"/>
          </w:rPr>
          <w:t>A</w:t>
        </w:r>
        <w:r w:rsidRPr="00334775">
          <w:rPr>
            <w:lang w:eastAsia="x-none"/>
          </w:rPr>
          <w:t>ktualisier</w:t>
        </w:r>
        <w:r>
          <w:rPr>
            <w:lang w:eastAsia="x-none"/>
          </w:rPr>
          <w:t>v</w:t>
        </w:r>
        <w:r w:rsidRPr="00334775">
          <w:rPr>
            <w:lang w:eastAsia="x-none"/>
          </w:rPr>
          <w:t>orgänge falls Änderungen zu erkennen sind.</w:t>
        </w:r>
      </w:ins>
    </w:p>
    <w:p w14:paraId="1A39505C" w14:textId="6E5F6A2B" w:rsidR="001F296E" w:rsidRPr="00B902F0" w:rsidDel="002B01E9" w:rsidRDefault="001F296E" w:rsidP="00F60353">
      <w:pPr>
        <w:pStyle w:val="FlietextTH"/>
        <w:rPr>
          <w:del w:id="360" w:author="Simson Example" w:date="2018-12-10T13:52:00Z"/>
          <w:lang w:eastAsia="x-none"/>
        </w:rPr>
      </w:pPr>
      <w:del w:id="361" w:author="Simson Example" w:date="2018-12-10T13:52:00Z">
        <w:r w:rsidRPr="00B902F0" w:rsidDel="002B01E9">
          <w:rPr>
            <w:lang w:eastAsia="x-none"/>
          </w:rPr>
          <w:delText>Aufgrund der Möglichkeit, dass die Funktionen der Komponente Observable (=Beobachtbar) sind, sorgen diese bei Beobachtern für aktualisier Vorgängen falls Änderungen zu erkennen sind.</w:delText>
        </w:r>
      </w:del>
    </w:p>
    <w:p w14:paraId="56873B06" w14:textId="5F0965AF" w:rsidR="001F296E" w:rsidRPr="00B902F0" w:rsidRDefault="001F296E" w:rsidP="00181C42">
      <w:pPr>
        <w:pStyle w:val="FlietextTH"/>
        <w:ind w:left="1843" w:hanging="1843"/>
        <w:rPr>
          <w:lang w:eastAsia="x-none"/>
        </w:rPr>
      </w:pPr>
      <w:proofErr w:type="spellStart"/>
      <w:proofErr w:type="gramStart"/>
      <w:r w:rsidRPr="00181C42">
        <w:rPr>
          <w:b/>
          <w:lang w:eastAsia="x-none"/>
        </w:rPr>
        <w:t>getUserRating</w:t>
      </w:r>
      <w:proofErr w:type="spellEnd"/>
      <w:r w:rsidRPr="00181C42">
        <w:rPr>
          <w:b/>
          <w:lang w:eastAsia="x-none"/>
        </w:rPr>
        <w:t>(</w:t>
      </w:r>
      <w:proofErr w:type="gramEnd"/>
      <w:r w:rsidRPr="00181C42">
        <w:rPr>
          <w:b/>
          <w:lang w:eastAsia="x-none"/>
        </w:rPr>
        <w:t>…)</w:t>
      </w:r>
      <w:r w:rsidR="00B902F0">
        <w:rPr>
          <w:lang w:eastAsia="x-none"/>
        </w:rPr>
        <w:tab/>
      </w:r>
      <w:r w:rsidR="00932460" w:rsidRPr="00B902F0">
        <w:rPr>
          <w:lang w:eastAsia="x-none"/>
        </w:rPr>
        <w:t xml:space="preserve">Durch den angegebenen </w:t>
      </w:r>
      <w:r w:rsidR="00D523E4" w:rsidRPr="00B902F0">
        <w:rPr>
          <w:lang w:eastAsia="x-none"/>
        </w:rPr>
        <w:t>ID-Wert</w:t>
      </w:r>
      <w:r w:rsidR="00932460" w:rsidRPr="00B902F0">
        <w:rPr>
          <w:lang w:eastAsia="x-none"/>
        </w:rPr>
        <w:t xml:space="preserve"> </w:t>
      </w:r>
      <w:r w:rsidR="000B3888" w:rsidRPr="00B902F0">
        <w:rPr>
          <w:lang w:eastAsia="x-none"/>
        </w:rPr>
        <w:t xml:space="preserve">eines Benutzers </w:t>
      </w:r>
      <w:r w:rsidR="00932460" w:rsidRPr="00B902F0">
        <w:rPr>
          <w:lang w:eastAsia="x-none"/>
        </w:rPr>
        <w:t>wird der Server nach allen</w:t>
      </w:r>
      <w:r w:rsidR="00B902F0">
        <w:rPr>
          <w:lang w:eastAsia="x-none"/>
        </w:rPr>
        <w:t xml:space="preserve"> </w:t>
      </w:r>
      <w:r w:rsidR="00932460" w:rsidRPr="00B902F0">
        <w:rPr>
          <w:lang w:eastAsia="x-none"/>
        </w:rPr>
        <w:t>Bewertungen</w:t>
      </w:r>
      <w:r w:rsidR="000B3888" w:rsidRPr="00B902F0">
        <w:rPr>
          <w:lang w:eastAsia="x-none"/>
        </w:rPr>
        <w:t xml:space="preserve"> </w:t>
      </w:r>
      <w:r w:rsidR="00D523E4" w:rsidRPr="00B902F0">
        <w:rPr>
          <w:lang w:eastAsia="x-none"/>
        </w:rPr>
        <w:t xml:space="preserve">mit dieser ID </w:t>
      </w:r>
      <w:r w:rsidR="00932460" w:rsidRPr="00B902F0">
        <w:rPr>
          <w:lang w:eastAsia="x-none"/>
        </w:rPr>
        <w:t xml:space="preserve">angefragt und liefert diese </w:t>
      </w:r>
      <w:r w:rsidR="00D523E4" w:rsidRPr="00B902F0">
        <w:rPr>
          <w:lang w:eastAsia="x-none"/>
        </w:rPr>
        <w:t xml:space="preserve">als </w:t>
      </w:r>
      <w:r w:rsidR="00932460" w:rsidRPr="00B902F0">
        <w:rPr>
          <w:lang w:eastAsia="x-none"/>
        </w:rPr>
        <w:t>Liste</w:t>
      </w:r>
      <w:r w:rsidR="00B902F0">
        <w:rPr>
          <w:lang w:eastAsia="x-none"/>
        </w:rPr>
        <w:t xml:space="preserve"> </w:t>
      </w:r>
      <w:r w:rsidR="00932460" w:rsidRPr="00B902F0">
        <w:rPr>
          <w:lang w:eastAsia="x-none"/>
        </w:rPr>
        <w:t xml:space="preserve">zurück. Wenn </w:t>
      </w:r>
      <w:r w:rsidR="00D523E4" w:rsidRPr="00B902F0">
        <w:rPr>
          <w:lang w:eastAsia="x-none"/>
        </w:rPr>
        <w:t>der Benutzer keine Bewertungseinträge hat</w:t>
      </w:r>
      <w:r w:rsidR="00932460" w:rsidRPr="00B902F0">
        <w:rPr>
          <w:lang w:eastAsia="x-none"/>
        </w:rPr>
        <w:t xml:space="preserve"> wird eine</w:t>
      </w:r>
      <w:r w:rsidR="00B902F0">
        <w:rPr>
          <w:lang w:eastAsia="x-none"/>
        </w:rPr>
        <w:t xml:space="preserve"> </w:t>
      </w:r>
      <w:r w:rsidR="00932460" w:rsidRPr="00B902F0">
        <w:rPr>
          <w:lang w:eastAsia="x-none"/>
        </w:rPr>
        <w:t>Fehlermeldung</w:t>
      </w:r>
      <w:r w:rsidR="00B52543" w:rsidRPr="00B902F0">
        <w:rPr>
          <w:lang w:eastAsia="x-none"/>
        </w:rPr>
        <w:t xml:space="preserve"> </w:t>
      </w:r>
      <w:r w:rsidR="00932460" w:rsidRPr="00B902F0">
        <w:rPr>
          <w:lang w:eastAsia="x-none"/>
        </w:rPr>
        <w:t>zurückgegeben.</w:t>
      </w:r>
    </w:p>
    <w:p w14:paraId="3B6A80AA" w14:textId="3EB954B7" w:rsidR="00D523E4" w:rsidRPr="00B902F0" w:rsidRDefault="00D523E4" w:rsidP="00181C42">
      <w:pPr>
        <w:pStyle w:val="FlietextTH"/>
        <w:ind w:left="1843" w:hanging="1843"/>
        <w:rPr>
          <w:lang w:eastAsia="x-none"/>
        </w:rPr>
      </w:pPr>
      <w:proofErr w:type="spellStart"/>
      <w:proofErr w:type="gramStart"/>
      <w:r w:rsidRPr="00181C42">
        <w:rPr>
          <w:b/>
          <w:lang w:eastAsia="x-none"/>
        </w:rPr>
        <w:t>getAutoRating</w:t>
      </w:r>
      <w:proofErr w:type="spellEnd"/>
      <w:r w:rsidRPr="00181C42">
        <w:rPr>
          <w:b/>
          <w:lang w:eastAsia="x-none"/>
        </w:rPr>
        <w:t>(</w:t>
      </w:r>
      <w:proofErr w:type="gramEnd"/>
      <w:r w:rsidRPr="00181C42">
        <w:rPr>
          <w:b/>
          <w:lang w:eastAsia="x-none"/>
        </w:rPr>
        <w:t>…)</w:t>
      </w:r>
      <w:r w:rsidR="00181C42">
        <w:rPr>
          <w:lang w:eastAsia="x-none"/>
        </w:rPr>
        <w:tab/>
      </w:r>
      <w:r w:rsidRPr="00B902F0">
        <w:rPr>
          <w:lang w:eastAsia="x-none"/>
        </w:rPr>
        <w:t>Durch den angegebenen ID-Wert</w:t>
      </w:r>
      <w:r w:rsidR="000B3888" w:rsidRPr="00B902F0">
        <w:rPr>
          <w:lang w:eastAsia="x-none"/>
        </w:rPr>
        <w:t xml:space="preserve"> eines </w:t>
      </w:r>
      <w:del w:id="362" w:author="Simson Example" w:date="2018-12-10T10:56:00Z">
        <w:r w:rsidR="000B3888" w:rsidRPr="00B902F0" w:rsidDel="0066343F">
          <w:rPr>
            <w:lang w:eastAsia="x-none"/>
          </w:rPr>
          <w:delText>Autos</w:delText>
        </w:r>
        <w:r w:rsidRPr="00B902F0" w:rsidDel="0066343F">
          <w:rPr>
            <w:lang w:eastAsia="x-none"/>
          </w:rPr>
          <w:delText xml:space="preserve"> </w:delText>
        </w:r>
      </w:del>
      <w:ins w:id="363" w:author="Simson Example" w:date="2018-12-10T10:56:00Z">
        <w:r w:rsidR="0066343F">
          <w:rPr>
            <w:lang w:eastAsia="x-none"/>
          </w:rPr>
          <w:t>Elektroa</w:t>
        </w:r>
        <w:r w:rsidR="0066343F" w:rsidRPr="00B902F0">
          <w:rPr>
            <w:lang w:eastAsia="x-none"/>
          </w:rPr>
          <w:t xml:space="preserve">utos </w:t>
        </w:r>
      </w:ins>
      <w:r w:rsidRPr="00B902F0">
        <w:rPr>
          <w:lang w:eastAsia="x-none"/>
        </w:rPr>
        <w:t>wird der Server nach allen</w:t>
      </w:r>
      <w:r w:rsidR="00B902F0">
        <w:rPr>
          <w:lang w:eastAsia="x-none"/>
        </w:rPr>
        <w:t xml:space="preserve"> </w:t>
      </w:r>
      <w:r w:rsidRPr="00B902F0">
        <w:rPr>
          <w:lang w:eastAsia="x-none"/>
        </w:rPr>
        <w:t>Bewertungen</w:t>
      </w:r>
      <w:r w:rsidR="00B52543" w:rsidRPr="00B902F0">
        <w:rPr>
          <w:lang w:eastAsia="x-none"/>
        </w:rPr>
        <w:t xml:space="preserve"> </w:t>
      </w:r>
      <w:r w:rsidRPr="00B902F0">
        <w:rPr>
          <w:lang w:eastAsia="x-none"/>
        </w:rPr>
        <w:t>mit dieser ID angefragt und liefert diese als Liste</w:t>
      </w:r>
      <w:r w:rsidR="00B902F0">
        <w:rPr>
          <w:lang w:eastAsia="x-none"/>
        </w:rPr>
        <w:t xml:space="preserve"> </w:t>
      </w:r>
      <w:r w:rsidRPr="00B902F0">
        <w:rPr>
          <w:lang w:eastAsia="x-none"/>
        </w:rPr>
        <w:t>zurück. Wenn das Auto keine Bewertungseinträge hat wird eine Fehlermeldung</w:t>
      </w:r>
      <w:r w:rsidR="00B902F0">
        <w:rPr>
          <w:lang w:eastAsia="x-none"/>
        </w:rPr>
        <w:t xml:space="preserve"> </w:t>
      </w:r>
      <w:r w:rsidRPr="00B902F0">
        <w:rPr>
          <w:lang w:eastAsia="x-none"/>
        </w:rPr>
        <w:t>zurückgegeben.</w:t>
      </w:r>
    </w:p>
    <w:p w14:paraId="55492813" w14:textId="5646B711" w:rsidR="00E741C8" w:rsidRPr="00B902F0" w:rsidRDefault="00D523E4" w:rsidP="00181C42">
      <w:pPr>
        <w:pStyle w:val="FlietextTH"/>
        <w:ind w:left="1843" w:hanging="1843"/>
        <w:rPr>
          <w:lang w:eastAsia="x-none"/>
        </w:rPr>
      </w:pPr>
      <w:proofErr w:type="spellStart"/>
      <w:proofErr w:type="gramStart"/>
      <w:r w:rsidRPr="00181C42">
        <w:rPr>
          <w:b/>
          <w:lang w:eastAsia="x-none"/>
        </w:rPr>
        <w:t>setAutoRatin</w:t>
      </w:r>
      <w:r w:rsidR="001B216A">
        <w:rPr>
          <w:b/>
          <w:lang w:eastAsia="x-none"/>
        </w:rPr>
        <w:t>g</w:t>
      </w:r>
      <w:proofErr w:type="spellEnd"/>
      <w:r w:rsidRPr="00181C42">
        <w:rPr>
          <w:b/>
          <w:lang w:eastAsia="x-none"/>
        </w:rPr>
        <w:t>(</w:t>
      </w:r>
      <w:proofErr w:type="gramEnd"/>
      <w:r w:rsidRPr="00181C42">
        <w:rPr>
          <w:b/>
          <w:lang w:eastAsia="x-none"/>
        </w:rPr>
        <w:t>…)</w:t>
      </w:r>
      <w:r w:rsidR="00181C42">
        <w:rPr>
          <w:lang w:eastAsia="x-none"/>
        </w:rPr>
        <w:tab/>
      </w:r>
      <w:r w:rsidR="000B3888" w:rsidRPr="00B902F0">
        <w:rPr>
          <w:lang w:eastAsia="x-none"/>
        </w:rPr>
        <w:t xml:space="preserve">Die </w:t>
      </w:r>
      <w:r w:rsidR="00B52543" w:rsidRPr="00B902F0">
        <w:rPr>
          <w:lang w:eastAsia="x-none"/>
        </w:rPr>
        <w:t xml:space="preserve">ID des </w:t>
      </w:r>
      <w:ins w:id="364" w:author="Simson Example" w:date="2018-12-10T13:55:00Z">
        <w:r w:rsidR="006251F2">
          <w:rPr>
            <w:lang w:eastAsia="x-none"/>
          </w:rPr>
          <w:t>Elektroa</w:t>
        </w:r>
      </w:ins>
      <w:del w:id="365" w:author="Simson Example" w:date="2018-12-10T13:54:00Z">
        <w:r w:rsidR="00B52543" w:rsidRPr="00B902F0" w:rsidDel="006251F2">
          <w:rPr>
            <w:lang w:eastAsia="x-none"/>
          </w:rPr>
          <w:delText>A</w:delText>
        </w:r>
      </w:del>
      <w:r w:rsidR="00B52543" w:rsidRPr="00B902F0">
        <w:rPr>
          <w:lang w:eastAsia="x-none"/>
        </w:rPr>
        <w:t>utos und des Benutzers in Verbindung mit der</w:t>
      </w:r>
      <w:r w:rsidR="00B902F0">
        <w:rPr>
          <w:lang w:eastAsia="x-none"/>
        </w:rPr>
        <w:t xml:space="preserve"> </w:t>
      </w:r>
      <w:r w:rsidR="00B52543" w:rsidRPr="00B902F0">
        <w:rPr>
          <w:lang w:eastAsia="x-none"/>
        </w:rPr>
        <w:t>Bewertung werden</w:t>
      </w:r>
      <w:r w:rsidR="00E741C8" w:rsidRPr="00B902F0">
        <w:rPr>
          <w:lang w:eastAsia="x-none"/>
        </w:rPr>
        <w:t xml:space="preserve"> als Parameter übergeben und</w:t>
      </w:r>
      <w:r w:rsidR="00B52543" w:rsidRPr="00B902F0">
        <w:rPr>
          <w:lang w:eastAsia="x-none"/>
        </w:rPr>
        <w:t xml:space="preserve"> an den Server weitergeleitet.</w:t>
      </w:r>
      <w:r w:rsidR="00B902F0">
        <w:rPr>
          <w:lang w:eastAsia="x-none"/>
        </w:rPr>
        <w:t xml:space="preserve"> </w:t>
      </w:r>
      <w:r w:rsidR="00E741C8" w:rsidRPr="00B902F0">
        <w:rPr>
          <w:lang w:eastAsia="x-none"/>
        </w:rPr>
        <w:t>Als Rückgabe wird ein Objekt mit weiteren Informationen erwartet oder eine</w:t>
      </w:r>
      <w:r w:rsidR="00B902F0">
        <w:rPr>
          <w:lang w:eastAsia="x-none"/>
        </w:rPr>
        <w:t xml:space="preserve"> </w:t>
      </w:r>
      <w:r w:rsidR="00E741C8" w:rsidRPr="00B902F0">
        <w:rPr>
          <w:lang w:eastAsia="x-none"/>
        </w:rPr>
        <w:t>Fehlermeldung.</w:t>
      </w:r>
    </w:p>
    <w:p w14:paraId="77D2E1DE" w14:textId="66A06181" w:rsidR="00B45579" w:rsidRDefault="00B45579" w:rsidP="00B45579">
      <w:pPr>
        <w:pStyle w:val="Heading3"/>
        <w:spacing w:before="240" w:after="60"/>
      </w:pPr>
      <w:bookmarkStart w:id="366" w:name="_Toc532316564"/>
      <w:r>
        <w:t>Verhalten</w:t>
      </w:r>
      <w:bookmarkEnd w:id="366"/>
    </w:p>
    <w:p w14:paraId="34DB3C97" w14:textId="47865D55" w:rsidR="001F296E" w:rsidRDefault="001F296E" w:rsidP="001F296E">
      <w:pPr>
        <w:pStyle w:val="FlietextTH"/>
      </w:pPr>
      <w:r>
        <w:t xml:space="preserve">Diese Komponente besitzt kein </w:t>
      </w:r>
      <w:proofErr w:type="gramStart"/>
      <w:r>
        <w:t>zu spezifizierendes Verhalten</w:t>
      </w:r>
      <w:proofErr w:type="gramEnd"/>
      <w:r>
        <w:t>.</w:t>
      </w:r>
    </w:p>
    <w:p w14:paraId="08B761D2" w14:textId="77777777" w:rsidR="00B902F0" w:rsidRDefault="00B902F0" w:rsidP="001F296E">
      <w:pPr>
        <w:pStyle w:val="FlietextTH"/>
      </w:pPr>
    </w:p>
    <w:p w14:paraId="6DAAAB9B" w14:textId="77777777" w:rsidR="00B902F0" w:rsidRDefault="00B902F0">
      <w:pPr>
        <w:rPr>
          <w:color w:val="000000" w:themeColor="text1"/>
          <w:lang w:eastAsia="x-none"/>
        </w:rPr>
      </w:pPr>
      <w:r>
        <w:rPr>
          <w:bCs/>
          <w:iCs/>
          <w:lang w:eastAsia="x-none"/>
        </w:rPr>
        <w:br w:type="page"/>
      </w:r>
    </w:p>
    <w:p w14:paraId="2B0C824D" w14:textId="067C67E7" w:rsidR="00B45579" w:rsidRDefault="00B45579" w:rsidP="00B45579">
      <w:pPr>
        <w:pStyle w:val="Heading2"/>
        <w:spacing w:before="360" w:after="120"/>
      </w:pPr>
      <w:bookmarkStart w:id="367" w:name="_Toc532316565"/>
      <w:r>
        <w:lastRenderedPageBreak/>
        <w:t>Authentication</w:t>
      </w:r>
      <w:r w:rsidR="00F73BA9">
        <w:t xml:space="preserve"> (Server)</w:t>
      </w:r>
      <w:bookmarkEnd w:id="367"/>
    </w:p>
    <w:p w14:paraId="2E04DA67" w14:textId="77777777" w:rsidR="00D5300C" w:rsidRPr="00D5300C" w:rsidRDefault="00B45579" w:rsidP="00D5300C">
      <w:pPr>
        <w:pStyle w:val="Heading3"/>
        <w:spacing w:before="240" w:after="60"/>
      </w:pPr>
      <w:bookmarkStart w:id="368" w:name="_Toc532316566"/>
      <w:r w:rsidRPr="00D5300C">
        <w:t>Funktion</w:t>
      </w:r>
      <w:bookmarkEnd w:id="368"/>
    </w:p>
    <w:p w14:paraId="19EF98F2" w14:textId="7A1EE060" w:rsidR="00B45579" w:rsidRDefault="00F07F06" w:rsidP="00F07F06">
      <w:pPr>
        <w:pStyle w:val="FlietextTH"/>
        <w:rPr>
          <w:lang w:eastAsia="x-none"/>
        </w:rPr>
      </w:pPr>
      <w:r w:rsidRPr="00F07F06">
        <w:rPr>
          <w:lang w:eastAsia="x-none"/>
        </w:rPr>
        <w:t xml:space="preserve">Diese Komponente </w:t>
      </w:r>
      <w:r>
        <w:rPr>
          <w:lang w:eastAsia="x-none"/>
        </w:rPr>
        <w:t xml:space="preserve">realisiert selbst keine Anwendungsfälle und besitzt auch keine GUI. Sie ist </w:t>
      </w:r>
      <w:proofErr w:type="gramStart"/>
      <w:r>
        <w:rPr>
          <w:lang w:eastAsia="x-none"/>
        </w:rPr>
        <w:t>eine Unterstützungs</w:t>
      </w:r>
      <w:ins w:id="369" w:author="Simson Example" w:date="2018-12-10T13:56:00Z">
        <w:r w:rsidR="006251F2">
          <w:rPr>
            <w:lang w:eastAsia="x-none"/>
          </w:rPr>
          <w:t>-</w:t>
        </w:r>
      </w:ins>
      <w:ins w:id="370" w:author="Simson Example" w:date="2018-12-10T13:57:00Z">
        <w:r w:rsidR="006251F2">
          <w:rPr>
            <w:lang w:eastAsia="x-none"/>
          </w:rPr>
          <w:t>K</w:t>
        </w:r>
      </w:ins>
      <w:proofErr w:type="gramEnd"/>
      <w:del w:id="371" w:author="Simson Example" w:date="2018-12-10T13:56:00Z">
        <w:r w:rsidDel="006251F2">
          <w:rPr>
            <w:lang w:eastAsia="x-none"/>
          </w:rPr>
          <w:delText>-K</w:delText>
        </w:r>
      </w:del>
      <w:r>
        <w:rPr>
          <w:lang w:eastAsia="x-none"/>
        </w:rPr>
        <w:t>omponente und stellt den anderen Komponenten Schnittstellen</w:t>
      </w:r>
      <w:ins w:id="372" w:author="Simson Example" w:date="2018-12-10T13:56:00Z">
        <w:r w:rsidR="006251F2">
          <w:rPr>
            <w:lang w:eastAsia="x-none"/>
          </w:rPr>
          <w:t>-O</w:t>
        </w:r>
      </w:ins>
      <w:del w:id="373" w:author="Simson Example" w:date="2018-12-10T13:56:00Z">
        <w:r w:rsidDel="006251F2">
          <w:rPr>
            <w:lang w:eastAsia="x-none"/>
          </w:rPr>
          <w:delText>-O</w:delText>
        </w:r>
      </w:del>
      <w:r>
        <w:rPr>
          <w:lang w:eastAsia="x-none"/>
        </w:rPr>
        <w:t>perationen für die Umsetzung von Anwendungsfällen zur Verfügung.</w:t>
      </w:r>
    </w:p>
    <w:p w14:paraId="23FBC7F7" w14:textId="7C674069" w:rsidR="00632D61" w:rsidRDefault="00B45579" w:rsidP="00632D61">
      <w:pPr>
        <w:pStyle w:val="Heading3"/>
        <w:spacing w:before="240" w:after="60"/>
        <w:rPr>
          <w:ins w:id="374" w:author="Simson Example" w:date="2018-12-09T18:02:00Z"/>
        </w:rPr>
      </w:pPr>
      <w:bookmarkStart w:id="375" w:name="_Ref529199129"/>
      <w:bookmarkStart w:id="376" w:name="_Toc532316567"/>
      <w:r>
        <w:t>Schnittstellen</w:t>
      </w:r>
      <w:bookmarkEnd w:id="375"/>
      <w:bookmarkEnd w:id="376"/>
    </w:p>
    <w:p w14:paraId="201F0112" w14:textId="5E39B454" w:rsidR="004F2671" w:rsidRPr="0066343F" w:rsidRDefault="004F2671">
      <w:pPr>
        <w:pStyle w:val="FlietextTH"/>
        <w:pPrChange w:id="377" w:author="Simson Example" w:date="2018-12-09T18:02:00Z">
          <w:pPr>
            <w:pStyle w:val="Heading3"/>
            <w:spacing w:before="240" w:after="60"/>
          </w:pPr>
        </w:pPrChange>
      </w:pPr>
      <w:ins w:id="378" w:author="Simson Example" w:date="2018-12-09T18:04:00Z">
        <w:r>
          <w:rPr>
            <w:lang w:eastAsia="x-none"/>
          </w:rPr>
          <w:t>"</w:t>
        </w:r>
      </w:ins>
      <w:proofErr w:type="spellStart"/>
      <w:ins w:id="379" w:author="Simson Example" w:date="2018-12-09T18:02:00Z">
        <w:r w:rsidRPr="004F2671">
          <w:rPr>
            <w:i/>
            <w:lang w:eastAsia="x-none"/>
            <w:rPrChange w:id="380" w:author="Simson Example" w:date="2018-12-09T18:04:00Z">
              <w:rPr>
                <w:b w:val="0"/>
                <w:bCs w:val="0"/>
                <w:iCs w:val="0"/>
              </w:rPr>
            </w:rPrChange>
          </w:rPr>
          <w:t>iAuthentication</w:t>
        </w:r>
      </w:ins>
      <w:proofErr w:type="spellEnd"/>
      <w:ins w:id="381" w:author="Simson Example" w:date="2018-12-09T18:04:00Z">
        <w:r>
          <w:rPr>
            <w:lang w:eastAsia="x-none"/>
          </w:rPr>
          <w:t>"</w:t>
        </w:r>
      </w:ins>
      <w:ins w:id="382" w:author="Simson Example" w:date="2018-12-09T18:02:00Z">
        <w:r>
          <w:rPr>
            <w:lang w:eastAsia="x-none"/>
          </w:rPr>
          <w:t xml:space="preserve"> </w:t>
        </w:r>
      </w:ins>
      <w:ins w:id="383" w:author="Simson Example" w:date="2018-12-09T18:10:00Z">
        <w:r>
          <w:t xml:space="preserve">bietet </w:t>
        </w:r>
      </w:ins>
      <w:ins w:id="384" w:author="Simson Example" w:date="2018-12-09T18:12:00Z">
        <w:r w:rsidR="008A5B7A">
          <w:t xml:space="preserve">eine </w:t>
        </w:r>
      </w:ins>
      <w:ins w:id="385" w:author="Simson Example" w:date="2018-12-09T18:10:00Z">
        <w:r>
          <w:t>REST-basierte</w:t>
        </w:r>
      </w:ins>
      <w:ins w:id="386" w:author="Simson Example" w:date="2018-12-09T18:12:00Z">
        <w:r w:rsidR="008A5B7A">
          <w:t xml:space="preserve"> </w:t>
        </w:r>
      </w:ins>
      <w:ins w:id="387" w:author="Simson Example" w:date="2018-12-09T18:10:00Z">
        <w:r>
          <w:t xml:space="preserve">Schnittstelle für die </w:t>
        </w:r>
      </w:ins>
      <w:ins w:id="388" w:author="Simson Example" w:date="2018-12-09T18:11:00Z">
        <w:r>
          <w:t>"</w:t>
        </w:r>
      </w:ins>
      <w:ins w:id="389" w:author="Simson Example" w:date="2018-12-09T18:10:00Z">
        <w:r w:rsidRPr="00842B3A">
          <w:rPr>
            <w:i/>
          </w:rPr>
          <w:t>Authentication</w:t>
        </w:r>
      </w:ins>
      <w:ins w:id="390" w:author="Simson Example" w:date="2018-12-09T18:11:00Z">
        <w:r>
          <w:t>"</w:t>
        </w:r>
      </w:ins>
      <w:ins w:id="391" w:author="Simson Example" w:date="2018-12-09T18:19:00Z">
        <w:r w:rsidR="008A5B7A">
          <w:t>-</w:t>
        </w:r>
        <w:proofErr w:type="gramStart"/>
        <w:r w:rsidR="008A5B7A">
          <w:t>Komponente</w:t>
        </w:r>
        <w:proofErr w:type="gramEnd"/>
        <w:r w:rsidR="008A5B7A">
          <w:t xml:space="preserve"> </w:t>
        </w:r>
      </w:ins>
      <w:ins w:id="392" w:author="Simson Example" w:date="2018-12-09T18:10:00Z">
        <w:r>
          <w:t>um eine</w:t>
        </w:r>
      </w:ins>
      <w:ins w:id="393" w:author="Simson Example" w:date="2018-12-09T18:19:00Z">
        <w:r w:rsidR="008A5B7A">
          <w:t xml:space="preserve"> Kommunikation zwischen</w:t>
        </w:r>
      </w:ins>
      <w:ins w:id="394" w:author="Simson Example" w:date="2018-12-09T18:10:00Z">
        <w:r>
          <w:t xml:space="preserve"> Client</w:t>
        </w:r>
      </w:ins>
      <w:ins w:id="395" w:author="Simson Example" w:date="2018-12-09T18:19:00Z">
        <w:r w:rsidR="008A5B7A">
          <w:t xml:space="preserve"> und </w:t>
        </w:r>
      </w:ins>
      <w:ins w:id="396" w:author="Simson Example" w:date="2018-12-09T18:10:00Z">
        <w:r>
          <w:t>Server zu ermöglichen</w:t>
        </w:r>
      </w:ins>
      <w:ins w:id="397" w:author="Simson Example" w:date="2018-12-09T18:11:00Z">
        <w:r>
          <w:t>.</w:t>
        </w:r>
      </w:ins>
      <w:ins w:id="398" w:author="Simson Example" w:date="2018-12-09T18:12:00Z">
        <w:r>
          <w:t xml:space="preserve"> </w:t>
        </w:r>
      </w:ins>
      <w:ins w:id="399" w:author="Simson Example" w:date="2018-12-09T18:16:00Z">
        <w:r w:rsidR="008A5B7A">
          <w:t>Die Schnittstelle</w:t>
        </w:r>
      </w:ins>
      <w:ins w:id="400" w:author="Simson Example" w:date="2018-12-09T18:10:00Z">
        <w:r>
          <w:rPr>
            <w:lang w:eastAsia="x-none"/>
          </w:rPr>
          <w:t xml:space="preserve"> </w:t>
        </w:r>
      </w:ins>
      <w:ins w:id="401" w:author="Simson Example" w:date="2018-12-09T18:02:00Z">
        <w:r>
          <w:rPr>
            <w:lang w:eastAsia="x-none"/>
          </w:rPr>
          <w:t xml:space="preserve">wird von </w:t>
        </w:r>
      </w:ins>
      <w:ins w:id="402" w:author="Simson Example" w:date="2018-12-09T18:09:00Z">
        <w:r>
          <w:rPr>
            <w:lang w:eastAsia="x-none"/>
          </w:rPr>
          <w:t xml:space="preserve">der </w:t>
        </w:r>
      </w:ins>
      <w:ins w:id="403" w:author="Simson Example" w:date="2018-12-09T18:04:00Z">
        <w:r>
          <w:rPr>
            <w:lang w:eastAsia="x-none"/>
          </w:rPr>
          <w:t>"</w:t>
        </w:r>
      </w:ins>
      <w:proofErr w:type="spellStart"/>
      <w:ins w:id="404" w:author="Simson Example" w:date="2018-12-09T18:03:00Z">
        <w:r w:rsidRPr="004F2671">
          <w:rPr>
            <w:i/>
            <w:lang w:eastAsia="x-none"/>
            <w:rPrChange w:id="405" w:author="Simson Example" w:date="2018-12-09T18:03:00Z">
              <w:rPr>
                <w:b w:val="0"/>
                <w:bCs w:val="0"/>
                <w:iCs w:val="0"/>
              </w:rPr>
            </w:rPrChange>
          </w:rPr>
          <w:t>AuthenticationService</w:t>
        </w:r>
      </w:ins>
      <w:proofErr w:type="spellEnd"/>
      <w:ins w:id="406" w:author="Simson Example" w:date="2018-12-09T18:04:00Z">
        <w:r w:rsidRPr="004F2671">
          <w:rPr>
            <w:lang w:eastAsia="x-none"/>
            <w:rPrChange w:id="407" w:author="Simson Example" w:date="2018-12-09T18:04:00Z">
              <w:rPr>
                <w:b w:val="0"/>
                <w:bCs w:val="0"/>
                <w:i/>
                <w:iCs w:val="0"/>
              </w:rPr>
            </w:rPrChange>
          </w:rPr>
          <w:t>"</w:t>
        </w:r>
      </w:ins>
      <w:ins w:id="408" w:author="Simson Example" w:date="2018-12-09T18:08:00Z">
        <w:r>
          <w:rPr>
            <w:lang w:eastAsia="x-none"/>
          </w:rPr>
          <w:t>-</w:t>
        </w:r>
      </w:ins>
      <w:ins w:id="409" w:author="Simson Example" w:date="2018-12-09T18:04:00Z">
        <w:r>
          <w:rPr>
            <w:lang w:eastAsia="x-none"/>
          </w:rPr>
          <w:t>Komponente verwendet und bietet</w:t>
        </w:r>
      </w:ins>
      <w:ins w:id="410" w:author="Simson Example" w:date="2018-12-09T18:14:00Z">
        <w:r w:rsidR="008A5B7A">
          <w:rPr>
            <w:lang w:eastAsia="x-none"/>
          </w:rPr>
          <w:t xml:space="preserve"> </w:t>
        </w:r>
      </w:ins>
      <w:proofErr w:type="spellStart"/>
      <w:ins w:id="411" w:author="Simson Example" w:date="2018-12-09T18:15:00Z">
        <w:r w:rsidR="008A5B7A">
          <w:rPr>
            <w:lang w:eastAsia="x-none"/>
          </w:rPr>
          <w:t>E</w:t>
        </w:r>
      </w:ins>
      <w:ins w:id="412" w:author="Simson Example" w:date="2018-12-09T18:14:00Z">
        <w:r w:rsidR="008A5B7A">
          <w:rPr>
            <w:lang w:eastAsia="x-none"/>
          </w:rPr>
          <w:t>inlog</w:t>
        </w:r>
      </w:ins>
      <w:ins w:id="413" w:author="Simson Example" w:date="2018-12-09T18:51:00Z">
        <w:r w:rsidR="00732E5F">
          <w:rPr>
            <w:lang w:eastAsia="x-none"/>
          </w:rPr>
          <w:t>g</w:t>
        </w:r>
      </w:ins>
      <w:proofErr w:type="spellEnd"/>
      <w:ins w:id="414" w:author="Simson Example" w:date="2018-12-09T18:15:00Z">
        <w:r w:rsidR="008A5B7A">
          <w:rPr>
            <w:lang w:eastAsia="x-none"/>
          </w:rPr>
          <w:t>-</w:t>
        </w:r>
      </w:ins>
      <w:ins w:id="415" w:author="Simson Example" w:date="2018-12-09T18:14:00Z">
        <w:r w:rsidR="008A5B7A">
          <w:rPr>
            <w:lang w:eastAsia="x-none"/>
          </w:rPr>
          <w:t xml:space="preserve"> </w:t>
        </w:r>
      </w:ins>
      <w:ins w:id="416" w:author="Simson Example" w:date="2018-12-09T18:15:00Z">
        <w:r w:rsidR="008A5B7A">
          <w:rPr>
            <w:lang w:eastAsia="x-none"/>
          </w:rPr>
          <w:t>bzw. Registrier-</w:t>
        </w:r>
      </w:ins>
      <w:ins w:id="417" w:author="Simson Example" w:date="2018-12-09T18:04:00Z">
        <w:r>
          <w:rPr>
            <w:lang w:eastAsia="x-none"/>
          </w:rPr>
          <w:t xml:space="preserve">Funktionen </w:t>
        </w:r>
      </w:ins>
      <w:ins w:id="418" w:author="Simson Example" w:date="2018-12-09T18:16:00Z">
        <w:r w:rsidR="008A5B7A">
          <w:rPr>
            <w:lang w:eastAsia="x-none"/>
          </w:rPr>
          <w:t xml:space="preserve">von </w:t>
        </w:r>
      </w:ins>
      <w:ins w:id="419" w:author="Simson Example" w:date="2018-12-09T18:04:00Z">
        <w:r>
          <w:rPr>
            <w:lang w:eastAsia="x-none"/>
          </w:rPr>
          <w:t xml:space="preserve">der </w:t>
        </w:r>
      </w:ins>
      <w:ins w:id="420" w:author="Simson Example" w:date="2018-12-09T18:05:00Z">
        <w:r>
          <w:rPr>
            <w:lang w:eastAsia="x-none"/>
          </w:rPr>
          <w:t>"</w:t>
        </w:r>
        <w:r w:rsidRPr="004F2671">
          <w:rPr>
            <w:i/>
            <w:lang w:eastAsia="x-none"/>
            <w:rPrChange w:id="421" w:author="Simson Example" w:date="2018-12-09T18:05:00Z">
              <w:rPr>
                <w:b w:val="0"/>
                <w:bCs w:val="0"/>
                <w:iCs w:val="0"/>
              </w:rPr>
            </w:rPrChange>
          </w:rPr>
          <w:t>Authentication</w:t>
        </w:r>
        <w:r>
          <w:rPr>
            <w:lang w:eastAsia="x-none"/>
          </w:rPr>
          <w:t xml:space="preserve">"-Komponente </w:t>
        </w:r>
      </w:ins>
      <w:ins w:id="422" w:author="Simson Example" w:date="2018-12-09T18:15:00Z">
        <w:r w:rsidR="008A5B7A">
          <w:rPr>
            <w:lang w:eastAsia="x-none"/>
          </w:rPr>
          <w:t>an.</w:t>
        </w:r>
      </w:ins>
    </w:p>
    <w:p w14:paraId="7D916814" w14:textId="5F25E3CC" w:rsidR="00632D61" w:rsidRPr="001B216A" w:rsidDel="00732E5F" w:rsidRDefault="00865F1B" w:rsidP="001B216A">
      <w:pPr>
        <w:pStyle w:val="FlietextTH"/>
        <w:jc w:val="center"/>
        <w:rPr>
          <w:del w:id="423" w:author="Simson Example" w:date="2018-12-09T18:43:00Z"/>
          <w:b/>
          <w:bCs/>
          <w:iCs/>
        </w:rPr>
      </w:pPr>
      <w:r>
        <w:rPr>
          <w:noProof/>
        </w:rPr>
        <w:drawing>
          <wp:inline distT="0" distB="0" distL="0" distR="0" wp14:anchorId="1D12D1F7" wp14:editId="2D8FAF6A">
            <wp:extent cx="3093836" cy="791737"/>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schirmfoto 2018-12-09 um 16.46.07.png"/>
                    <pic:cNvPicPr/>
                  </pic:nvPicPr>
                  <pic:blipFill>
                    <a:blip r:embed="rId22">
                      <a:extLst>
                        <a:ext uri="{28A0092B-C50C-407E-A947-70E740481C1C}">
                          <a14:useLocalDpi xmlns:a14="http://schemas.microsoft.com/office/drawing/2010/main" val="0"/>
                        </a:ext>
                      </a:extLst>
                    </a:blip>
                    <a:stretch>
                      <a:fillRect/>
                    </a:stretch>
                  </pic:blipFill>
                  <pic:spPr>
                    <a:xfrm>
                      <a:off x="0" y="0"/>
                      <a:ext cx="3524508" cy="901949"/>
                    </a:xfrm>
                    <a:prstGeom prst="rect">
                      <a:avLst/>
                    </a:prstGeom>
                  </pic:spPr>
                </pic:pic>
              </a:graphicData>
            </a:graphic>
          </wp:inline>
        </w:drawing>
      </w:r>
      <w:r w:rsidR="00632D61">
        <w:br/>
      </w:r>
      <w:r w:rsidR="00632D61" w:rsidRPr="00632D61">
        <w:t xml:space="preserve">Abbildung 3.5: Implementierung der Schnittstellen von </w:t>
      </w:r>
      <w:ins w:id="424" w:author="Simson Example" w:date="2018-12-09T18:07:00Z">
        <w:r w:rsidR="004F2671">
          <w:t>"</w:t>
        </w:r>
      </w:ins>
      <w:proofErr w:type="spellStart"/>
      <w:ins w:id="425" w:author="Simson Example" w:date="2018-12-09T17:04:00Z">
        <w:r w:rsidR="00A27451" w:rsidRPr="004F2671">
          <w:rPr>
            <w:bCs/>
            <w:i/>
            <w:iCs/>
            <w:rPrChange w:id="426" w:author="Simson Example" w:date="2018-12-09T18:08:00Z">
              <w:rPr>
                <w:bCs/>
                <w:iCs/>
              </w:rPr>
            </w:rPrChange>
          </w:rPr>
          <w:t>i</w:t>
        </w:r>
      </w:ins>
      <w:del w:id="427" w:author="Simson Example" w:date="2018-12-09T17:04:00Z">
        <w:r w:rsidR="004C1062" w:rsidRPr="004F2671" w:rsidDel="00A27451">
          <w:rPr>
            <w:bCs/>
            <w:i/>
            <w:iCs/>
            <w:rPrChange w:id="428" w:author="Simson Example" w:date="2018-12-09T18:08:00Z">
              <w:rPr>
                <w:bCs/>
                <w:iCs/>
              </w:rPr>
            </w:rPrChange>
          </w:rPr>
          <w:delText>I</w:delText>
        </w:r>
      </w:del>
      <w:r w:rsidR="00632D61" w:rsidRPr="004F2671">
        <w:rPr>
          <w:bCs/>
          <w:i/>
          <w:iCs/>
          <w:rPrChange w:id="429" w:author="Simson Example" w:date="2018-12-09T18:08:00Z">
            <w:rPr>
              <w:bCs/>
              <w:iCs/>
            </w:rPr>
          </w:rPrChange>
        </w:rPr>
        <w:t>A</w:t>
      </w:r>
      <w:bookmarkStart w:id="430" w:name="_Hlk529200376"/>
      <w:r w:rsidR="00C42255" w:rsidRPr="004F2671">
        <w:rPr>
          <w:bCs/>
          <w:i/>
          <w:iCs/>
          <w:rPrChange w:id="431" w:author="Simson Example" w:date="2018-12-09T18:08:00Z">
            <w:rPr>
              <w:bCs/>
              <w:iCs/>
            </w:rPr>
          </w:rPrChange>
        </w:rPr>
        <w:t>uthentication</w:t>
      </w:r>
      <w:proofErr w:type="spellEnd"/>
      <w:ins w:id="432" w:author="Simson Example" w:date="2018-12-09T18:07:00Z">
        <w:r w:rsidR="004F2671">
          <w:rPr>
            <w:bCs/>
            <w:iCs/>
          </w:rPr>
          <w:t>"</w:t>
        </w:r>
      </w:ins>
    </w:p>
    <w:p w14:paraId="131DBD34" w14:textId="77777777" w:rsidR="004C1062" w:rsidRPr="001B216A" w:rsidRDefault="004C1062">
      <w:pPr>
        <w:pStyle w:val="FlietextTH"/>
        <w:jc w:val="center"/>
        <w:pPrChange w:id="433" w:author="Simson Example" w:date="2018-12-09T18:43:00Z">
          <w:pPr>
            <w:pStyle w:val="FlietextTH"/>
          </w:pPr>
        </w:pPrChange>
      </w:pPr>
    </w:p>
    <w:p w14:paraId="30278420" w14:textId="50C49A08" w:rsidR="009D7FC4" w:rsidDel="0027686D" w:rsidRDefault="003C7677" w:rsidP="00FB3169">
      <w:pPr>
        <w:pStyle w:val="FlietextTH"/>
        <w:rPr>
          <w:del w:id="434" w:author="Simson Example" w:date="2018-12-09T17:04:00Z"/>
        </w:rPr>
      </w:pPr>
      <w:proofErr w:type="spellStart"/>
      <w:ins w:id="435" w:author="Simson Example" w:date="2018-12-09T17:05:00Z">
        <w:r w:rsidRPr="003C7677">
          <w:rPr>
            <w:b/>
            <w:rPrChange w:id="436" w:author="Simson Example" w:date="2018-12-09T17:08:00Z">
              <w:rPr/>
            </w:rPrChange>
          </w:rPr>
          <w:t>iAuthentication</w:t>
        </w:r>
        <w:proofErr w:type="spellEnd"/>
        <w:r w:rsidRPr="003C7677">
          <w:rPr>
            <w:b/>
            <w:rPrChange w:id="437" w:author="Simson Example" w:date="2018-12-09T17:08:00Z">
              <w:rPr/>
            </w:rPrChange>
          </w:rPr>
          <w:t xml:space="preserve"> </w:t>
        </w:r>
      </w:ins>
      <w:ins w:id="438" w:author="Simson Example" w:date="2018-12-09T18:17:00Z">
        <w:r w:rsidR="008A5B7A">
          <w:t>Sowohl</w:t>
        </w:r>
      </w:ins>
      <w:ins w:id="439" w:author="Simson Example" w:date="2018-12-09T17:25:00Z">
        <w:r w:rsidR="00B24461">
          <w:t xml:space="preserve"> </w:t>
        </w:r>
      </w:ins>
      <w:ins w:id="440" w:author="Simson Example" w:date="2018-12-09T17:27:00Z">
        <w:r w:rsidR="00B24461">
          <w:t xml:space="preserve">die </w:t>
        </w:r>
      </w:ins>
      <w:del w:id="441" w:author="Simson Example" w:date="2018-12-09T17:04:00Z">
        <w:r w:rsidR="00FB3169" w:rsidRPr="001B216A" w:rsidDel="003C7677">
          <w:delText>Die</w:delText>
        </w:r>
        <w:r w:rsidR="00FB3169" w:rsidRPr="00FB3169" w:rsidDel="003C7677">
          <w:delText xml:space="preserve"> </w:delText>
        </w:r>
        <w:r w:rsidR="00F73BA9" w:rsidRPr="00632D61" w:rsidDel="003C7677">
          <w:rPr>
            <w:i/>
          </w:rPr>
          <w:delText>Authentication</w:delText>
        </w:r>
        <w:r w:rsidR="00F73BA9" w:rsidRPr="00632D61" w:rsidDel="003C7677">
          <w:delText xml:space="preserve">-Komponente </w:delText>
        </w:r>
        <w:r w:rsidR="006E7578" w:rsidDel="003C7677">
          <w:delText>kann durch di</w:delText>
        </w:r>
        <w:r w:rsidR="00FB3169" w:rsidDel="003C7677">
          <w:delText>e</w:delText>
        </w:r>
        <w:r w:rsidR="00F73BA9" w:rsidRPr="00632D61" w:rsidDel="003C7677">
          <w:delText xml:space="preserve"> </w:delText>
        </w:r>
        <w:r w:rsidR="004C1062" w:rsidRPr="00A37BB1" w:rsidDel="003C7677">
          <w:rPr>
            <w:i/>
          </w:rPr>
          <w:delText>IAuthentication</w:delText>
        </w:r>
        <w:r w:rsidR="00F73BA9" w:rsidRPr="00A37BB1" w:rsidDel="003C7677">
          <w:rPr>
            <w:i/>
          </w:rPr>
          <w:delText>-</w:delText>
        </w:r>
        <w:r w:rsidR="00F73BA9" w:rsidRPr="00632D61" w:rsidDel="003C7677">
          <w:delText>Schnittstelle</w:delText>
        </w:r>
        <w:r w:rsidR="006E7578" w:rsidDel="003C7677">
          <w:delText xml:space="preserve"> von </w:delText>
        </w:r>
        <w:r w:rsidR="009D7FC4" w:rsidDel="003C7677">
          <w:delText xml:space="preserve">der </w:delText>
        </w:r>
        <w:r w:rsidR="009D7FC4" w:rsidRPr="009D7FC4" w:rsidDel="003C7677">
          <w:rPr>
            <w:i/>
          </w:rPr>
          <w:delText>Authentication</w:delText>
        </w:r>
        <w:r w:rsidR="009D7FC4" w:rsidDel="003C7677">
          <w:rPr>
            <w:i/>
          </w:rPr>
          <w:delText>Service</w:delText>
        </w:r>
        <w:r w:rsidR="009D7FC4" w:rsidDel="003C7677">
          <w:delText>-Komponente erreicht werden</w:delText>
        </w:r>
        <w:r w:rsidR="006E7578" w:rsidDel="003C7677">
          <w:delText>.</w:delText>
        </w:r>
        <w:r w:rsidR="00FB3169" w:rsidDel="003C7677">
          <w:delText xml:space="preserve"> Diese Schnittstelle liefert ausschließlich die Informationen über welche möglichkeiten sie Verfügt erreichbar zu sein, sie liefert keine Informationen darüber ob oder welche Daten zurück geschickt werden.</w:delText>
        </w:r>
      </w:del>
    </w:p>
    <w:p w14:paraId="1127529E" w14:textId="4FB011FA" w:rsidR="008A5B7A" w:rsidRDefault="00B24461" w:rsidP="00FB3169">
      <w:pPr>
        <w:pStyle w:val="FlietextTH"/>
        <w:rPr>
          <w:ins w:id="442" w:author="Simson Example" w:date="2018-12-09T17:04:00Z"/>
        </w:rPr>
      </w:pPr>
      <w:ins w:id="443" w:author="Simson Example" w:date="2018-12-09T17:26:00Z">
        <w:r>
          <w:t>a</w:t>
        </w:r>
      </w:ins>
      <w:ins w:id="444" w:author="Simson Example" w:date="2018-12-09T17:21:00Z">
        <w:r w:rsidR="0027686D">
          <w:t>usgehende</w:t>
        </w:r>
      </w:ins>
      <w:ins w:id="445" w:author="Simson Example" w:date="2018-12-09T17:27:00Z">
        <w:r>
          <w:t>n</w:t>
        </w:r>
      </w:ins>
      <w:ins w:id="446" w:author="Simson Example" w:date="2018-12-09T17:21:00Z">
        <w:r w:rsidR="0027686D">
          <w:t xml:space="preserve"> </w:t>
        </w:r>
      </w:ins>
      <w:ins w:id="447" w:author="Simson Example" w:date="2018-12-09T17:28:00Z">
        <w:r>
          <w:t>als</w:t>
        </w:r>
      </w:ins>
      <w:ins w:id="448" w:author="Simson Example" w:date="2018-12-09T17:21:00Z">
        <w:r w:rsidR="0027686D">
          <w:t xml:space="preserve"> auch die </w:t>
        </w:r>
      </w:ins>
      <w:ins w:id="449" w:author="Simson Example" w:date="2018-12-09T17:27:00Z">
        <w:r>
          <w:t>(vorausgesetzten)</w:t>
        </w:r>
      </w:ins>
      <w:ins w:id="450" w:author="Simson Example" w:date="2018-12-09T17:26:00Z">
        <w:r>
          <w:t xml:space="preserve"> eingehende</w:t>
        </w:r>
      </w:ins>
      <w:ins w:id="451" w:author="Simson Example" w:date="2018-12-09T17:28:00Z">
        <w:r>
          <w:t>n</w:t>
        </w:r>
      </w:ins>
      <w:ins w:id="452" w:author="Simson Example" w:date="2018-12-09T17:26:00Z">
        <w:r>
          <w:t xml:space="preserve"> Informationen </w:t>
        </w:r>
      </w:ins>
      <w:ins w:id="453" w:author="Simson Example" w:date="2018-12-09T18:17:00Z">
        <w:r w:rsidR="008A5B7A">
          <w:t xml:space="preserve">werden </w:t>
        </w:r>
      </w:ins>
      <w:ins w:id="454" w:author="Simson Example" w:date="2018-12-09T17:26:00Z">
        <w:r>
          <w:t>als J</w:t>
        </w:r>
      </w:ins>
      <w:ins w:id="455" w:author="Simson Example" w:date="2018-12-10T20:31:00Z">
        <w:r w:rsidR="00B97D98">
          <w:t>SON</w:t>
        </w:r>
      </w:ins>
      <w:ins w:id="456" w:author="Simson Example" w:date="2018-12-09T17:26:00Z">
        <w:r>
          <w:t xml:space="preserve">-Datei </w:t>
        </w:r>
      </w:ins>
      <w:ins w:id="457" w:author="Simson Example" w:date="2018-12-09T17:27:00Z">
        <w:r>
          <w:t xml:space="preserve">zwischen Client und Server </w:t>
        </w:r>
      </w:ins>
      <w:ins w:id="458" w:author="Simson Example" w:date="2018-12-09T17:26:00Z">
        <w:r>
          <w:t>ausgetauscht.</w:t>
        </w:r>
      </w:ins>
      <w:ins w:id="459" w:author="Simson Example" w:date="2018-12-09T18:21:00Z">
        <w:r w:rsidR="008A5B7A">
          <w:t xml:space="preserve"> </w:t>
        </w:r>
      </w:ins>
    </w:p>
    <w:p w14:paraId="21E56BDA" w14:textId="0D92CB9F" w:rsidR="00FB3169" w:rsidRDefault="00FB3169" w:rsidP="008A5B7A">
      <w:pPr>
        <w:pStyle w:val="FlietextTH"/>
        <w:rPr>
          <w:ins w:id="460" w:author="Simson Example" w:date="2018-12-09T18:21:00Z"/>
        </w:rPr>
      </w:pPr>
      <w:del w:id="461" w:author="Simson Example" w:date="2018-12-09T17:29:00Z">
        <w:r w:rsidDel="00B24461">
          <w:rPr>
            <w:lang w:eastAsia="x-none"/>
          </w:rPr>
          <w:delText>In diesem Fall</w:delText>
        </w:r>
      </w:del>
      <w:ins w:id="462" w:author="Simson Example" w:date="2018-12-09T17:29:00Z">
        <w:r w:rsidR="00B24461">
          <w:rPr>
            <w:lang w:eastAsia="x-none"/>
          </w:rPr>
          <w:t xml:space="preserve">Möglichkeiten der </w:t>
        </w:r>
      </w:ins>
      <w:ins w:id="463" w:author="Simson Example" w:date="2018-12-09T17:31:00Z">
        <w:r w:rsidR="00B24461">
          <w:rPr>
            <w:lang w:eastAsia="x-none"/>
          </w:rPr>
          <w:t xml:space="preserve">REST-basierten </w:t>
        </w:r>
      </w:ins>
      <w:ins w:id="464" w:author="Simson Example" w:date="2018-12-09T17:29:00Z">
        <w:r w:rsidR="00B24461">
          <w:rPr>
            <w:lang w:eastAsia="x-none"/>
          </w:rPr>
          <w:t xml:space="preserve">Erreichbarkeit von </w:t>
        </w:r>
      </w:ins>
      <w:ins w:id="465" w:author="Simson Example" w:date="2018-12-09T18:17:00Z">
        <w:r w:rsidR="008A5B7A" w:rsidRPr="008A5B7A">
          <w:rPr>
            <w:lang w:eastAsia="x-none"/>
            <w:rPrChange w:id="466" w:author="Simson Example" w:date="2018-12-09T18:17:00Z">
              <w:rPr>
                <w:i/>
                <w:lang w:eastAsia="x-none"/>
              </w:rPr>
            </w:rPrChange>
          </w:rPr>
          <w:t>"</w:t>
        </w:r>
      </w:ins>
      <w:proofErr w:type="spellStart"/>
      <w:ins w:id="467" w:author="Simson Example" w:date="2018-12-09T17:29:00Z">
        <w:r w:rsidR="00B24461" w:rsidRPr="00B24461">
          <w:rPr>
            <w:i/>
            <w:lang w:eastAsia="x-none"/>
            <w:rPrChange w:id="468" w:author="Simson Example" w:date="2018-12-09T17:29:00Z">
              <w:rPr>
                <w:lang w:eastAsia="x-none"/>
              </w:rPr>
            </w:rPrChange>
          </w:rPr>
          <w:t>iAuthentication</w:t>
        </w:r>
      </w:ins>
      <w:proofErr w:type="spellEnd"/>
      <w:ins w:id="469" w:author="Simson Example" w:date="2018-12-09T18:17:00Z">
        <w:r w:rsidR="008A5B7A">
          <w:rPr>
            <w:lang w:eastAsia="x-none"/>
          </w:rPr>
          <w:t>"</w:t>
        </w:r>
      </w:ins>
      <w:r>
        <w:rPr>
          <w:lang w:eastAsia="x-none"/>
        </w:rPr>
        <w:t>:</w:t>
      </w:r>
      <w:ins w:id="470" w:author="Simson Example" w:date="2018-12-09T20:56:00Z">
        <w:r w:rsidR="00F110B3">
          <w:rPr>
            <w:lang w:eastAsia="x-none"/>
          </w:rPr>
          <w:tab/>
        </w:r>
      </w:ins>
      <w:del w:id="471" w:author="Simson Example" w:date="2018-12-09T20:56:00Z">
        <w:r w:rsidDel="00F110B3">
          <w:rPr>
            <w:lang w:eastAsia="x-none"/>
          </w:rPr>
          <w:delText xml:space="preserve"> </w:delText>
        </w:r>
      </w:del>
      <w:ins w:id="472" w:author="Simson Example" w:date="2018-12-09T17:30:00Z">
        <w:r w:rsidR="00B24461">
          <w:t>"</w:t>
        </w:r>
      </w:ins>
      <w:del w:id="473" w:author="Simson Example" w:date="2018-12-09T17:30:00Z">
        <w:r w:rsidR="001B216A" w:rsidDel="00B24461">
          <w:delText>'</w:delText>
        </w:r>
      </w:del>
      <w:r>
        <w:rPr>
          <w:lang w:eastAsia="x-none"/>
        </w:rPr>
        <w:t>/</w:t>
      </w:r>
      <w:proofErr w:type="spellStart"/>
      <w:r>
        <w:rPr>
          <w:lang w:eastAsia="x-none"/>
        </w:rPr>
        <w:t>register</w:t>
      </w:r>
      <w:proofErr w:type="spellEnd"/>
      <w:ins w:id="474" w:author="Simson Example" w:date="2018-12-09T17:30:00Z">
        <w:r w:rsidR="00B24461">
          <w:t>"</w:t>
        </w:r>
      </w:ins>
      <w:del w:id="475" w:author="Simson Example" w:date="2018-12-09T17:30:00Z">
        <w:r w:rsidR="001B216A" w:rsidDel="00B24461">
          <w:delText>'</w:delText>
        </w:r>
      </w:del>
      <w:r>
        <w:rPr>
          <w:lang w:eastAsia="x-none"/>
        </w:rPr>
        <w:t xml:space="preserve">, </w:t>
      </w:r>
      <w:ins w:id="476" w:author="Simson Example" w:date="2018-12-09T17:30:00Z">
        <w:r w:rsidR="00B24461">
          <w:t>"</w:t>
        </w:r>
      </w:ins>
      <w:del w:id="477" w:author="Simson Example" w:date="2018-12-09T17:30:00Z">
        <w:r w:rsidR="001B216A" w:rsidDel="00B24461">
          <w:delText>'</w:delText>
        </w:r>
      </w:del>
      <w:r>
        <w:rPr>
          <w:lang w:eastAsia="x-none"/>
        </w:rPr>
        <w:t>/</w:t>
      </w:r>
      <w:proofErr w:type="spellStart"/>
      <w:r>
        <w:rPr>
          <w:lang w:eastAsia="x-none"/>
        </w:rPr>
        <w:t>login</w:t>
      </w:r>
      <w:proofErr w:type="spellEnd"/>
      <w:ins w:id="478" w:author="Simson Example" w:date="2018-12-09T17:30:00Z">
        <w:r w:rsidR="00B24461">
          <w:t>"</w:t>
        </w:r>
      </w:ins>
      <w:del w:id="479" w:author="Simson Example" w:date="2018-12-09T17:30:00Z">
        <w:r w:rsidR="001B216A" w:rsidDel="00B24461">
          <w:delText>'</w:delText>
        </w:r>
      </w:del>
    </w:p>
    <w:p w14:paraId="0F1FAFD9" w14:textId="0B807284" w:rsidR="008A5B7A" w:rsidRPr="0037367D" w:rsidRDefault="008A5B7A">
      <w:pPr>
        <w:pStyle w:val="FlietextTH"/>
        <w:ind w:left="851" w:hanging="851"/>
        <w:rPr>
          <w:ins w:id="480" w:author="Simson Example" w:date="2018-12-09T18:34:00Z"/>
          <w:lang w:eastAsia="x-none"/>
          <w:rPrChange w:id="481" w:author="Simson Example" w:date="2018-12-09T19:13:00Z">
            <w:rPr>
              <w:ins w:id="482" w:author="Simson Example" w:date="2018-12-09T18:34:00Z"/>
              <w:b/>
              <w:lang w:eastAsia="x-none"/>
            </w:rPr>
          </w:rPrChange>
        </w:rPr>
        <w:pPrChange w:id="483" w:author="Simson Example" w:date="2018-12-09T19:12:00Z">
          <w:pPr>
            <w:pStyle w:val="FlietextTH"/>
            <w:ind w:left="1134" w:hanging="1134"/>
          </w:pPr>
        </w:pPrChange>
      </w:pPr>
      <w:ins w:id="484" w:author="Simson Example" w:date="2018-12-09T18:21:00Z">
        <w:r w:rsidRPr="008A5B7A">
          <w:rPr>
            <w:b/>
            <w:lang w:eastAsia="x-none"/>
            <w:rPrChange w:id="485" w:author="Simson Example" w:date="2018-12-09T18:21:00Z">
              <w:rPr>
                <w:lang w:eastAsia="x-none"/>
              </w:rPr>
            </w:rPrChange>
          </w:rPr>
          <w:t>/</w:t>
        </w:r>
        <w:proofErr w:type="spellStart"/>
        <w:r w:rsidRPr="008A5B7A">
          <w:rPr>
            <w:b/>
            <w:lang w:eastAsia="x-none"/>
            <w:rPrChange w:id="486" w:author="Simson Example" w:date="2018-12-09T18:21:00Z">
              <w:rPr>
                <w:lang w:eastAsia="x-none"/>
              </w:rPr>
            </w:rPrChange>
          </w:rPr>
          <w:t>register</w:t>
        </w:r>
        <w:proofErr w:type="spellEnd"/>
        <w:r w:rsidRPr="008A5B7A">
          <w:rPr>
            <w:b/>
            <w:lang w:eastAsia="x-none"/>
            <w:rPrChange w:id="487" w:author="Simson Example" w:date="2018-12-09T18:21:00Z">
              <w:rPr>
                <w:lang w:eastAsia="x-none"/>
              </w:rPr>
            </w:rPrChange>
          </w:rPr>
          <w:tab/>
        </w:r>
      </w:ins>
      <w:ins w:id="488" w:author="Simson Example" w:date="2018-12-09T18:44:00Z">
        <w:r w:rsidR="00732E5F">
          <w:rPr>
            <w:lang w:eastAsia="x-none"/>
          </w:rPr>
          <w:t xml:space="preserve">Bei erfolgreicher Registration werden </w:t>
        </w:r>
      </w:ins>
      <w:ins w:id="489" w:author="Simson Example" w:date="2018-12-09T18:45:00Z">
        <w:r w:rsidR="00732E5F">
          <w:rPr>
            <w:lang w:eastAsia="x-none"/>
          </w:rPr>
          <w:t>die neu erzeugten Benutzerinformationen als Antwort zurückgeschickt</w:t>
        </w:r>
      </w:ins>
      <w:ins w:id="490" w:author="Simson Example" w:date="2018-12-10T13:59:00Z">
        <w:r w:rsidR="006251F2">
          <w:rPr>
            <w:lang w:eastAsia="x-none"/>
          </w:rPr>
          <w:t>.</w:t>
        </w:r>
      </w:ins>
      <w:ins w:id="491" w:author="Simson Example" w:date="2018-12-09T18:45:00Z">
        <w:r w:rsidR="00732E5F">
          <w:rPr>
            <w:lang w:eastAsia="x-none"/>
          </w:rPr>
          <w:t xml:space="preserve"> </w:t>
        </w:r>
      </w:ins>
      <w:ins w:id="492" w:author="Simson Example" w:date="2018-12-10T13:59:00Z">
        <w:r w:rsidR="006251F2">
          <w:rPr>
            <w:lang w:eastAsia="x-none"/>
          </w:rPr>
          <w:t>B</w:t>
        </w:r>
      </w:ins>
      <w:ins w:id="493" w:author="Simson Example" w:date="2018-12-09T18:45:00Z">
        <w:r w:rsidR="00732E5F">
          <w:rPr>
            <w:lang w:eastAsia="x-none"/>
          </w:rPr>
          <w:t xml:space="preserve">ei einem Fehlschlag der Registration </w:t>
        </w:r>
      </w:ins>
      <w:ins w:id="494" w:author="Simson Example" w:date="2018-12-09T19:56:00Z">
        <w:r w:rsidR="00387C59">
          <w:rPr>
            <w:lang w:eastAsia="x-none"/>
          </w:rPr>
          <w:t>beinhal</w:t>
        </w:r>
        <w:r w:rsidR="00AB76E4">
          <w:rPr>
            <w:lang w:eastAsia="x-none"/>
          </w:rPr>
          <w:t>tet</w:t>
        </w:r>
      </w:ins>
      <w:ins w:id="495" w:author="Simson Example" w:date="2018-12-09T19:09:00Z">
        <w:r w:rsidR="0037367D">
          <w:rPr>
            <w:lang w:eastAsia="x-none"/>
          </w:rPr>
          <w:t xml:space="preserve"> die Antwort </w:t>
        </w:r>
      </w:ins>
      <w:ins w:id="496" w:author="Simson Example" w:date="2018-12-09T18:45:00Z">
        <w:r w:rsidR="00732E5F">
          <w:rPr>
            <w:lang w:eastAsia="x-none"/>
          </w:rPr>
          <w:t>stattdessen eine Fehlernachricht.</w:t>
        </w:r>
      </w:ins>
      <w:ins w:id="497" w:author="Simson Example" w:date="2018-12-09T19:14:00Z">
        <w:r w:rsidR="0037367D">
          <w:rPr>
            <w:lang w:eastAsia="x-none"/>
          </w:rPr>
          <w:tab/>
        </w:r>
      </w:ins>
      <w:ins w:id="498" w:author="Simson Example" w:date="2018-12-10T20:56:00Z">
        <w:r w:rsidR="00607192">
          <w:rPr>
            <w:lang w:eastAsia="x-none"/>
          </w:rPr>
          <w:br/>
        </w:r>
      </w:ins>
      <w:ins w:id="499" w:author="Simson Example" w:date="2018-12-09T19:02:00Z">
        <w:r w:rsidR="005F3B44" w:rsidRPr="0037367D">
          <w:rPr>
            <w:lang w:eastAsia="x-none"/>
          </w:rPr>
          <w:t>[</w:t>
        </w:r>
      </w:ins>
      <w:ins w:id="500" w:author="Simson Example" w:date="2018-12-10T20:56:00Z">
        <w:r w:rsidR="00607192">
          <w:rPr>
            <w:lang w:eastAsia="x-none"/>
          </w:rPr>
          <w:t>Erwartete Daten</w:t>
        </w:r>
      </w:ins>
      <w:ins w:id="501" w:author="Simson Example" w:date="2018-12-09T18:55:00Z">
        <w:r w:rsidR="005F3B44" w:rsidRPr="0037367D">
          <w:rPr>
            <w:lang w:eastAsia="x-none"/>
          </w:rPr>
          <w:t>: Benutzername, E-Mail, Passwort</w:t>
        </w:r>
      </w:ins>
      <w:ins w:id="502" w:author="Simson Example" w:date="2018-12-09T19:02:00Z">
        <w:r w:rsidR="005F3B44" w:rsidRPr="0037367D">
          <w:rPr>
            <w:lang w:eastAsia="x-none"/>
          </w:rPr>
          <w:t>]</w:t>
        </w:r>
      </w:ins>
    </w:p>
    <w:p w14:paraId="1F7953C8" w14:textId="347A1305" w:rsidR="00D36541" w:rsidRPr="0037367D" w:rsidRDefault="00D36541">
      <w:pPr>
        <w:pStyle w:val="FlietextTH"/>
        <w:tabs>
          <w:tab w:val="left" w:pos="851"/>
        </w:tabs>
        <w:ind w:left="851" w:hanging="851"/>
        <w:rPr>
          <w:b/>
          <w:sz w:val="16"/>
          <w:szCs w:val="16"/>
          <w:lang w:eastAsia="x-none"/>
          <w:rPrChange w:id="503" w:author="Simson Example" w:date="2018-12-09T19:09:00Z">
            <w:rPr>
              <w:lang w:eastAsia="x-none"/>
            </w:rPr>
          </w:rPrChange>
        </w:rPr>
        <w:pPrChange w:id="504" w:author="Simson Example" w:date="2018-12-09T19:11:00Z">
          <w:pPr>
            <w:pStyle w:val="FlietextTH"/>
          </w:pPr>
        </w:pPrChange>
      </w:pPr>
      <w:ins w:id="505" w:author="Simson Example" w:date="2018-12-09T18:34:00Z">
        <w:r>
          <w:rPr>
            <w:b/>
            <w:lang w:eastAsia="x-none"/>
          </w:rPr>
          <w:t>/</w:t>
        </w:r>
        <w:proofErr w:type="spellStart"/>
        <w:r>
          <w:rPr>
            <w:b/>
            <w:lang w:eastAsia="x-none"/>
          </w:rPr>
          <w:t>login</w:t>
        </w:r>
        <w:proofErr w:type="spellEnd"/>
        <w:r>
          <w:rPr>
            <w:b/>
            <w:lang w:eastAsia="x-none"/>
          </w:rPr>
          <w:tab/>
        </w:r>
      </w:ins>
      <w:ins w:id="506" w:author="Simson Example" w:date="2018-12-09T18:46:00Z">
        <w:r w:rsidR="00732E5F">
          <w:rPr>
            <w:lang w:eastAsia="x-none"/>
          </w:rPr>
          <w:t>Bei erfolgreiche</w:t>
        </w:r>
      </w:ins>
      <w:ins w:id="507" w:author="Simson Example" w:date="2018-12-10T14:00:00Z">
        <w:r w:rsidR="006251F2">
          <w:rPr>
            <w:lang w:eastAsia="x-none"/>
          </w:rPr>
          <w:t>r</w:t>
        </w:r>
      </w:ins>
      <w:ins w:id="508" w:author="Simson Example" w:date="2018-12-09T18:46:00Z">
        <w:r w:rsidR="00732E5F">
          <w:rPr>
            <w:lang w:eastAsia="x-none"/>
          </w:rPr>
          <w:t xml:space="preserve"> Anmeld</w:t>
        </w:r>
      </w:ins>
      <w:ins w:id="509" w:author="Simson Example" w:date="2018-12-10T14:00:00Z">
        <w:r w:rsidR="006251F2">
          <w:rPr>
            <w:lang w:eastAsia="x-none"/>
          </w:rPr>
          <w:t>ung</w:t>
        </w:r>
      </w:ins>
      <w:ins w:id="510" w:author="Simson Example" w:date="2018-12-09T18:46:00Z">
        <w:r w:rsidR="00732E5F">
          <w:rPr>
            <w:lang w:eastAsia="x-none"/>
          </w:rPr>
          <w:t xml:space="preserve"> wird ein Session-Token gesetzt und</w:t>
        </w:r>
      </w:ins>
      <w:ins w:id="511" w:author="Simson Example" w:date="2018-12-09T18:47:00Z">
        <w:r w:rsidR="00732E5F">
          <w:rPr>
            <w:lang w:eastAsia="x-none"/>
          </w:rPr>
          <w:t xml:space="preserve"> es werden</w:t>
        </w:r>
      </w:ins>
      <w:ins w:id="512" w:author="Simson Example" w:date="2018-12-09T18:46:00Z">
        <w:r w:rsidR="00732E5F">
          <w:rPr>
            <w:lang w:eastAsia="x-none"/>
          </w:rPr>
          <w:t xml:space="preserve"> erweiterte Benutzerinformationen als Antwort zurückgeschickt</w:t>
        </w:r>
      </w:ins>
      <w:ins w:id="513" w:author="Simson Example" w:date="2018-12-10T14:00:00Z">
        <w:r w:rsidR="006251F2">
          <w:rPr>
            <w:lang w:eastAsia="x-none"/>
          </w:rPr>
          <w:t>.</w:t>
        </w:r>
      </w:ins>
      <w:ins w:id="514" w:author="Simson Example" w:date="2018-12-09T18:46:00Z">
        <w:r w:rsidR="00732E5F">
          <w:rPr>
            <w:lang w:eastAsia="x-none"/>
          </w:rPr>
          <w:t xml:space="preserve"> </w:t>
        </w:r>
      </w:ins>
      <w:ins w:id="515" w:author="Simson Example" w:date="2018-12-10T14:00:00Z">
        <w:r w:rsidR="006251F2">
          <w:rPr>
            <w:lang w:eastAsia="x-none"/>
          </w:rPr>
          <w:t>B</w:t>
        </w:r>
      </w:ins>
      <w:ins w:id="516" w:author="Simson Example" w:date="2018-12-09T18:46:00Z">
        <w:r w:rsidR="00732E5F">
          <w:rPr>
            <w:lang w:eastAsia="x-none"/>
          </w:rPr>
          <w:t xml:space="preserve">ei einem Fehlschlag der Anmeldung </w:t>
        </w:r>
      </w:ins>
      <w:ins w:id="517" w:author="Simson Example" w:date="2018-12-09T19:56:00Z">
        <w:r w:rsidR="00AB76E4">
          <w:rPr>
            <w:lang w:eastAsia="x-none"/>
          </w:rPr>
          <w:t>beinhaltet</w:t>
        </w:r>
      </w:ins>
      <w:ins w:id="518" w:author="Simson Example" w:date="2018-12-09T19:09:00Z">
        <w:r w:rsidR="0037367D">
          <w:rPr>
            <w:lang w:eastAsia="x-none"/>
          </w:rPr>
          <w:t xml:space="preserve"> die Antwort </w:t>
        </w:r>
      </w:ins>
      <w:ins w:id="519" w:author="Simson Example" w:date="2018-12-09T18:46:00Z">
        <w:r w:rsidR="00732E5F">
          <w:rPr>
            <w:lang w:eastAsia="x-none"/>
          </w:rPr>
          <w:t>stattdessen eine Fehlernachricht.</w:t>
        </w:r>
      </w:ins>
      <w:ins w:id="520" w:author="Simson Example" w:date="2018-12-10T20:56:00Z">
        <w:r w:rsidR="00607192">
          <w:rPr>
            <w:lang w:eastAsia="x-none"/>
          </w:rPr>
          <w:br/>
        </w:r>
      </w:ins>
      <w:ins w:id="521" w:author="Simson Example" w:date="2018-12-09T19:02:00Z">
        <w:r w:rsidR="005F3B44" w:rsidRPr="0037367D">
          <w:rPr>
            <w:lang w:eastAsia="x-none"/>
          </w:rPr>
          <w:t>[</w:t>
        </w:r>
      </w:ins>
      <w:ins w:id="522" w:author="Simson Example" w:date="2018-12-10T20:56:00Z">
        <w:r w:rsidR="00607192">
          <w:rPr>
            <w:lang w:eastAsia="x-none"/>
          </w:rPr>
          <w:t>Erwartete Daten</w:t>
        </w:r>
      </w:ins>
      <w:ins w:id="523" w:author="Simson Example" w:date="2018-12-09T19:02:00Z">
        <w:r w:rsidR="005F3B44" w:rsidRPr="0037367D">
          <w:rPr>
            <w:lang w:eastAsia="x-none"/>
          </w:rPr>
          <w:t>: Benutzername, Passwort]</w:t>
        </w:r>
      </w:ins>
    </w:p>
    <w:p w14:paraId="170081F3" w14:textId="7A4528F5" w:rsidR="001B216A" w:rsidRPr="009D7FC4" w:rsidDel="00B24461" w:rsidRDefault="009D7FC4" w:rsidP="001B216A">
      <w:pPr>
        <w:pStyle w:val="FlietextTH"/>
        <w:rPr>
          <w:del w:id="524" w:author="Simson Example" w:date="2018-12-09T17:32:00Z"/>
        </w:rPr>
      </w:pPr>
      <w:del w:id="525" w:author="Simson Example" w:date="2018-12-09T17:32:00Z">
        <w:r w:rsidRPr="001B216A" w:rsidDel="00B24461">
          <w:rPr>
            <w:b/>
          </w:rPr>
          <w:delText>router.post(</w:delText>
        </w:r>
        <w:r w:rsidR="001B216A" w:rsidRPr="001B216A" w:rsidDel="00B24461">
          <w:rPr>
            <w:b/>
          </w:rPr>
          <w:delText>'</w:delText>
        </w:r>
        <w:r w:rsidRPr="001B216A" w:rsidDel="00B24461">
          <w:rPr>
            <w:b/>
          </w:rPr>
          <w:delText>/register</w:delText>
        </w:r>
        <w:r w:rsidR="001B216A" w:rsidRPr="001B216A" w:rsidDel="00B24461">
          <w:rPr>
            <w:b/>
          </w:rPr>
          <w:delText>'</w:delText>
        </w:r>
        <w:r w:rsidRPr="001B216A" w:rsidDel="00B24461">
          <w:rPr>
            <w:b/>
          </w:rPr>
          <w:delText>, authService.register)</w:delText>
        </w:r>
        <w:r w:rsidR="001B216A" w:rsidDel="00B24461">
          <w:delText xml:space="preserve"> </w:delText>
        </w:r>
        <w:r w:rsidRPr="00FB3169" w:rsidDel="00B24461">
          <w:delText xml:space="preserve">Wenn der Pfad /register angesprochen wird, ist die darauf folgende Reaktion, die Funktion </w:delText>
        </w:r>
        <w:r w:rsidR="00FB3169" w:rsidRPr="00FB3169" w:rsidDel="00B24461">
          <w:delText>Authentication.</w:delText>
        </w:r>
        <w:r w:rsidRPr="00FB3169" w:rsidDel="00B24461">
          <w:delText>register in der Authentication Komponente aufzurufen.</w:delText>
        </w:r>
        <w:r w:rsidR="00FB3169" w:rsidRPr="00FB3169" w:rsidDel="00B24461">
          <w:delText xml:space="preserve"> Dort legt die Authentication Komponente entweder einen neuen Benutzer an und liefert die neu erstellte Daten an den Client zurück oder er sendet eine Fehlermeldung falls der Vorgang nicht erfolgt ist.</w:delText>
        </w:r>
        <w:bookmarkStart w:id="526" w:name="_Toc532316568"/>
        <w:bookmarkEnd w:id="526"/>
      </w:del>
    </w:p>
    <w:p w14:paraId="02934B9B" w14:textId="1ADBF318" w:rsidR="001B03EF" w:rsidRDefault="00B45579" w:rsidP="00B45579">
      <w:pPr>
        <w:pStyle w:val="Heading3"/>
        <w:spacing w:before="240" w:after="60"/>
      </w:pPr>
      <w:bookmarkStart w:id="527" w:name="_Toc532316569"/>
      <w:bookmarkEnd w:id="430"/>
      <w:r>
        <w:t>Verhalten</w:t>
      </w:r>
      <w:bookmarkEnd w:id="527"/>
    </w:p>
    <w:p w14:paraId="0053C185" w14:textId="56DA418F" w:rsidR="00045D71" w:rsidRDefault="00FA1107" w:rsidP="00560320">
      <w:pPr>
        <w:pStyle w:val="FlietextTH"/>
        <w:jc w:val="center"/>
      </w:pPr>
      <w:ins w:id="528" w:author="Simson Example" w:date="2018-12-10T13:42:00Z">
        <w:r>
          <w:rPr>
            <w:noProof/>
            <w:lang w:eastAsia="x-none"/>
          </w:rPr>
          <w:drawing>
            <wp:inline distT="0" distB="0" distL="0" distR="0" wp14:anchorId="0E11F8B9" wp14:editId="54FB5992">
              <wp:extent cx="2732049" cy="1967075"/>
              <wp:effectExtent l="0" t="0" r="0" b="1905"/>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dschirmfoto 2018-12-10 um 13.42.06.png"/>
                      <pic:cNvPicPr/>
                    </pic:nvPicPr>
                    <pic:blipFill>
                      <a:blip r:embed="rId17">
                        <a:extLst>
                          <a:ext uri="{28A0092B-C50C-407E-A947-70E740481C1C}">
                            <a14:useLocalDpi xmlns:a14="http://schemas.microsoft.com/office/drawing/2010/main" val="0"/>
                          </a:ext>
                        </a:extLst>
                      </a:blip>
                      <a:stretch>
                        <a:fillRect/>
                      </a:stretch>
                    </pic:blipFill>
                    <pic:spPr>
                      <a:xfrm>
                        <a:off x="0" y="0"/>
                        <a:ext cx="2792843" cy="2010847"/>
                      </a:xfrm>
                      <a:prstGeom prst="rect">
                        <a:avLst/>
                      </a:prstGeom>
                    </pic:spPr>
                  </pic:pic>
                </a:graphicData>
              </a:graphic>
            </wp:inline>
          </w:drawing>
        </w:r>
      </w:ins>
      <w:del w:id="529" w:author="Simson Example" w:date="2018-12-09T18:49:00Z">
        <w:r w:rsidR="00045D71" w:rsidDel="00732E5F">
          <w:rPr>
            <w:noProof/>
            <w:lang w:eastAsia="x-none"/>
          </w:rPr>
          <w:drawing>
            <wp:inline distT="0" distB="0" distL="0" distR="0" wp14:anchorId="269A5E61" wp14:editId="2C738421">
              <wp:extent cx="2743200" cy="1891399"/>
              <wp:effectExtent l="0" t="0" r="0" b="127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schirmfoto 2018-12-07 um 15.19.26.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52199" cy="1966553"/>
                      </a:xfrm>
                      <a:prstGeom prst="rect">
                        <a:avLst/>
                      </a:prstGeom>
                    </pic:spPr>
                  </pic:pic>
                </a:graphicData>
              </a:graphic>
            </wp:inline>
          </w:drawing>
        </w:r>
      </w:del>
      <w:r w:rsidR="00045D71">
        <w:br/>
        <w:t>Abbildung 3.6:</w:t>
      </w:r>
      <w:r w:rsidR="00560320">
        <w:t xml:space="preserve"> Zustandsdiagramm der Komponente</w:t>
      </w:r>
    </w:p>
    <w:p w14:paraId="6F484CB7" w14:textId="634D5F90" w:rsidR="00286123" w:rsidRDefault="00560320" w:rsidP="00865F1B">
      <w:pPr>
        <w:pStyle w:val="FlietextTH"/>
        <w:rPr>
          <w:lang w:eastAsia="x-none"/>
        </w:rPr>
      </w:pPr>
      <w:r>
        <w:rPr>
          <w:lang w:eastAsia="x-none"/>
        </w:rPr>
        <w:t>Die Komponente „Authentication“ soll die Zustände „authentifiziert“ und „</w:t>
      </w:r>
      <w:ins w:id="530" w:author="Simson Example" w:date="2018-12-09T18:47:00Z">
        <w:r w:rsidR="00732E5F">
          <w:rPr>
            <w:lang w:eastAsia="x-none"/>
          </w:rPr>
          <w:t xml:space="preserve">nicht </w:t>
        </w:r>
      </w:ins>
      <w:del w:id="531" w:author="Simson Example" w:date="2018-12-09T18:47:00Z">
        <w:r w:rsidDel="00732E5F">
          <w:rPr>
            <w:lang w:eastAsia="x-none"/>
          </w:rPr>
          <w:delText>un</w:delText>
        </w:r>
      </w:del>
      <w:r>
        <w:rPr>
          <w:lang w:eastAsia="x-none"/>
        </w:rPr>
        <w:t xml:space="preserve">authentifiziert“ </w:t>
      </w:r>
      <w:del w:id="532" w:author="Simson Example" w:date="2018-12-10T14:01:00Z">
        <w:r w:rsidDel="006251F2">
          <w:rPr>
            <w:lang w:eastAsia="x-none"/>
          </w:rPr>
          <w:delText xml:space="preserve">erhalten </w:delText>
        </w:r>
      </w:del>
      <w:ins w:id="533" w:author="Simson Example" w:date="2018-12-10T14:01:00Z">
        <w:r w:rsidR="006251F2">
          <w:rPr>
            <w:lang w:eastAsia="x-none"/>
          </w:rPr>
          <w:t xml:space="preserve">verwalten </w:t>
        </w:r>
      </w:ins>
      <w:r>
        <w:rPr>
          <w:lang w:eastAsia="x-none"/>
        </w:rPr>
        <w:t>können. Die möglichen Zustandsübergänge sind im Zustandsdiagramm in Abbildung 3.</w:t>
      </w:r>
      <w:r w:rsidR="00623025">
        <w:rPr>
          <w:lang w:eastAsia="x-none"/>
        </w:rPr>
        <w:t>6</w:t>
      </w:r>
      <w:r>
        <w:rPr>
          <w:lang w:eastAsia="x-none"/>
        </w:rPr>
        <w:t xml:space="preserve"> dargestellt. Die Zustandsübergänge werden durch die Implementierung der beiden Komponenten </w:t>
      </w:r>
      <w:ins w:id="534" w:author="Simson Example" w:date="2018-12-09T20:53:00Z">
        <w:r w:rsidR="00F110B3">
          <w:rPr>
            <w:lang w:eastAsia="x-none"/>
          </w:rPr>
          <w:t>"</w:t>
        </w:r>
      </w:ins>
      <w:proofErr w:type="spellStart"/>
      <w:del w:id="535" w:author="Simson Example" w:date="2018-12-09T20:53:00Z">
        <w:r w:rsidDel="00F110B3">
          <w:rPr>
            <w:lang w:eastAsia="x-none"/>
          </w:rPr>
          <w:delText>„</w:delText>
        </w:r>
      </w:del>
      <w:r w:rsidRPr="00F110B3">
        <w:rPr>
          <w:i/>
          <w:lang w:eastAsia="x-none"/>
          <w:rPrChange w:id="536" w:author="Simson Example" w:date="2018-12-09T20:53:00Z">
            <w:rPr>
              <w:lang w:eastAsia="x-none"/>
            </w:rPr>
          </w:rPrChange>
        </w:rPr>
        <w:t>AuthenticationService</w:t>
      </w:r>
      <w:proofErr w:type="spellEnd"/>
      <w:ins w:id="537" w:author="Simson Example" w:date="2018-12-09T20:53:00Z">
        <w:r w:rsidR="00F110B3">
          <w:rPr>
            <w:lang w:eastAsia="x-none"/>
          </w:rPr>
          <w:t>"</w:t>
        </w:r>
      </w:ins>
      <w:del w:id="538" w:author="Simson Example" w:date="2018-12-09T20:53:00Z">
        <w:r w:rsidDel="00F110B3">
          <w:rPr>
            <w:lang w:eastAsia="x-none"/>
          </w:rPr>
          <w:delText>“</w:delText>
        </w:r>
      </w:del>
      <w:r>
        <w:rPr>
          <w:lang w:eastAsia="x-none"/>
        </w:rPr>
        <w:t xml:space="preserve"> (Client) und </w:t>
      </w:r>
      <w:ins w:id="539" w:author="Simson Example" w:date="2018-12-09T20:53:00Z">
        <w:r w:rsidR="00F110B3">
          <w:rPr>
            <w:lang w:eastAsia="x-none"/>
          </w:rPr>
          <w:t>"</w:t>
        </w:r>
      </w:ins>
      <w:del w:id="540" w:author="Simson Example" w:date="2018-12-09T20:53:00Z">
        <w:r w:rsidRPr="00F110B3" w:rsidDel="00F110B3">
          <w:rPr>
            <w:i/>
            <w:lang w:eastAsia="x-none"/>
            <w:rPrChange w:id="541" w:author="Simson Example" w:date="2018-12-09T20:53:00Z">
              <w:rPr>
                <w:lang w:eastAsia="x-none"/>
              </w:rPr>
            </w:rPrChange>
          </w:rPr>
          <w:delText>„</w:delText>
        </w:r>
      </w:del>
      <w:r w:rsidRPr="00F110B3">
        <w:rPr>
          <w:i/>
          <w:lang w:eastAsia="x-none"/>
          <w:rPrChange w:id="542" w:author="Simson Example" w:date="2018-12-09T20:53:00Z">
            <w:rPr>
              <w:lang w:eastAsia="x-none"/>
            </w:rPr>
          </w:rPrChange>
        </w:rPr>
        <w:t>Authentication</w:t>
      </w:r>
      <w:ins w:id="543" w:author="Simson Example" w:date="2018-12-09T20:53:00Z">
        <w:r w:rsidR="00F110B3">
          <w:rPr>
            <w:lang w:eastAsia="x-none"/>
          </w:rPr>
          <w:t>"</w:t>
        </w:r>
      </w:ins>
      <w:del w:id="544" w:author="Simson Example" w:date="2018-12-09T20:53:00Z">
        <w:r w:rsidDel="00F110B3">
          <w:rPr>
            <w:lang w:eastAsia="x-none"/>
          </w:rPr>
          <w:delText>“</w:delText>
        </w:r>
      </w:del>
      <w:r>
        <w:rPr>
          <w:lang w:eastAsia="x-none"/>
        </w:rPr>
        <w:t xml:space="preserve"> (Server) realisiert.</w:t>
      </w:r>
      <w:ins w:id="545" w:author="Simson Example" w:date="2018-12-09T18:50:00Z">
        <w:r w:rsidR="00732E5F">
          <w:rPr>
            <w:lang w:eastAsia="x-none"/>
          </w:rPr>
          <w:br w:type="page"/>
        </w:r>
      </w:ins>
    </w:p>
    <w:p w14:paraId="289C2687" w14:textId="3C22337D" w:rsidR="00B45579" w:rsidRDefault="00F779AF" w:rsidP="00B45579">
      <w:pPr>
        <w:pStyle w:val="Heading2"/>
        <w:spacing w:before="360" w:after="120"/>
      </w:pPr>
      <w:bookmarkStart w:id="546" w:name="_Toc532316570"/>
      <w:r>
        <w:lastRenderedPageBreak/>
        <w:t>Auto</w:t>
      </w:r>
      <w:r w:rsidR="00F73BA9">
        <w:t xml:space="preserve"> (Server)</w:t>
      </w:r>
      <w:bookmarkEnd w:id="546"/>
    </w:p>
    <w:p w14:paraId="097ED1A7" w14:textId="6EEF7779" w:rsidR="00B45579" w:rsidRDefault="00B45579" w:rsidP="00B45579">
      <w:pPr>
        <w:pStyle w:val="Heading3"/>
        <w:spacing w:before="240" w:after="60"/>
      </w:pPr>
      <w:bookmarkStart w:id="547" w:name="_Toc532316571"/>
      <w:r>
        <w:t>Funktion</w:t>
      </w:r>
      <w:bookmarkEnd w:id="547"/>
    </w:p>
    <w:p w14:paraId="73C752F7" w14:textId="265595E2" w:rsidR="00F73BA9" w:rsidRPr="00F73BA9" w:rsidRDefault="00F73BA9" w:rsidP="00F73BA9">
      <w:pPr>
        <w:pStyle w:val="FlietextTH"/>
        <w:rPr>
          <w:lang w:eastAsia="x-none"/>
        </w:rPr>
      </w:pPr>
      <w:r w:rsidRPr="00F07F06">
        <w:rPr>
          <w:lang w:eastAsia="x-none"/>
        </w:rPr>
        <w:t xml:space="preserve">Diese Komponente </w:t>
      </w:r>
      <w:r>
        <w:rPr>
          <w:lang w:eastAsia="x-none"/>
        </w:rPr>
        <w:t>realisiert selbst keine Anwendungsfälle und besitzt auch keine GUI. Sie ist eine Unterstützungs-Komponente und stellt den anderen Komponenten Schnittstellen-Operationen für die Umsetzung von Anwendungsfällen zur Verfügung.</w:t>
      </w:r>
    </w:p>
    <w:p w14:paraId="613DA784" w14:textId="51786BDF" w:rsidR="00B45579" w:rsidRDefault="00B45579" w:rsidP="00B45579">
      <w:pPr>
        <w:pStyle w:val="Heading3"/>
        <w:spacing w:before="240" w:after="60"/>
        <w:rPr>
          <w:ins w:id="548" w:author="Simson Example" w:date="2018-12-09T19:16:00Z"/>
        </w:rPr>
      </w:pPr>
      <w:bookmarkStart w:id="549" w:name="_Ref529199522"/>
      <w:bookmarkStart w:id="550" w:name="_Toc532316572"/>
      <w:r>
        <w:t>Schnittstellen</w:t>
      </w:r>
      <w:bookmarkEnd w:id="549"/>
      <w:bookmarkEnd w:id="550"/>
    </w:p>
    <w:p w14:paraId="104E0974" w14:textId="01136783" w:rsidR="002B2DA9" w:rsidRPr="00842B3A" w:rsidRDefault="002B2DA9" w:rsidP="002B2DA9">
      <w:pPr>
        <w:pStyle w:val="FlietextTH"/>
        <w:rPr>
          <w:ins w:id="551" w:author="Simson Example" w:date="2018-12-09T19:16:00Z"/>
          <w:lang w:eastAsia="x-none"/>
        </w:rPr>
      </w:pPr>
      <w:ins w:id="552" w:author="Simson Example" w:date="2018-12-09T19:16:00Z">
        <w:r>
          <w:rPr>
            <w:lang w:eastAsia="x-none"/>
          </w:rPr>
          <w:t>"</w:t>
        </w:r>
        <w:proofErr w:type="spellStart"/>
        <w:r w:rsidRPr="00842B3A">
          <w:rPr>
            <w:i/>
            <w:lang w:eastAsia="x-none"/>
          </w:rPr>
          <w:t>iAut</w:t>
        </w:r>
      </w:ins>
      <w:ins w:id="553" w:author="Simson Example" w:date="2018-12-09T19:24:00Z">
        <w:r>
          <w:rPr>
            <w:i/>
            <w:lang w:eastAsia="x-none"/>
          </w:rPr>
          <w:t>o</w:t>
        </w:r>
      </w:ins>
      <w:proofErr w:type="spellEnd"/>
      <w:ins w:id="554" w:author="Simson Example" w:date="2018-12-09T19:16:00Z">
        <w:r>
          <w:rPr>
            <w:lang w:eastAsia="x-none"/>
          </w:rPr>
          <w:t xml:space="preserve">" </w:t>
        </w:r>
        <w:r>
          <w:t>bietet eine REST-basierte Schnittstelle für die "</w:t>
        </w:r>
        <w:r w:rsidRPr="00842B3A">
          <w:rPr>
            <w:i/>
          </w:rPr>
          <w:t>Au</w:t>
        </w:r>
      </w:ins>
      <w:ins w:id="555" w:author="Simson Example" w:date="2018-12-09T19:24:00Z">
        <w:r>
          <w:rPr>
            <w:i/>
          </w:rPr>
          <w:t>t</w:t>
        </w:r>
      </w:ins>
      <w:ins w:id="556" w:author="Simson Example" w:date="2018-12-09T20:10:00Z">
        <w:r w:rsidR="003355C0">
          <w:rPr>
            <w:i/>
          </w:rPr>
          <w:t>o</w:t>
        </w:r>
        <w:r w:rsidR="003355C0">
          <w:t>"</w:t>
        </w:r>
      </w:ins>
      <w:ins w:id="557" w:author="Simson Example" w:date="2018-12-09T19:16:00Z">
        <w:r>
          <w:t>-</w:t>
        </w:r>
        <w:proofErr w:type="gramStart"/>
        <w:r>
          <w:t>Komponente</w:t>
        </w:r>
      </w:ins>
      <w:proofErr w:type="gramEnd"/>
      <w:ins w:id="558" w:author="Simson Example" w:date="2018-12-09T20:10:00Z">
        <w:r w:rsidR="003355C0">
          <w:t xml:space="preserve"> </w:t>
        </w:r>
      </w:ins>
      <w:ins w:id="559" w:author="Simson Example" w:date="2018-12-09T19:16:00Z">
        <w:r>
          <w:t>um eine Kommunikation zwischen Client und Server zu ermöglichen. Die Schnittstelle</w:t>
        </w:r>
        <w:r>
          <w:rPr>
            <w:lang w:eastAsia="x-none"/>
          </w:rPr>
          <w:t xml:space="preserve"> wird von der "</w:t>
        </w:r>
      </w:ins>
      <w:proofErr w:type="spellStart"/>
      <w:ins w:id="560" w:author="Simson Example" w:date="2018-12-09T19:24:00Z">
        <w:r>
          <w:rPr>
            <w:i/>
            <w:lang w:eastAsia="x-none"/>
          </w:rPr>
          <w:t>Auto</w:t>
        </w:r>
      </w:ins>
      <w:ins w:id="561" w:author="Simson Example" w:date="2018-12-09T19:16:00Z">
        <w:r w:rsidRPr="00842B3A">
          <w:rPr>
            <w:i/>
            <w:lang w:eastAsia="x-none"/>
          </w:rPr>
          <w:t>Service</w:t>
        </w:r>
        <w:proofErr w:type="spellEnd"/>
        <w:r w:rsidRPr="00842B3A">
          <w:rPr>
            <w:lang w:eastAsia="x-none"/>
          </w:rPr>
          <w:t>"</w:t>
        </w:r>
        <w:r>
          <w:rPr>
            <w:lang w:eastAsia="x-none"/>
          </w:rPr>
          <w:t xml:space="preserve">-Komponente verwendet </w:t>
        </w:r>
      </w:ins>
      <w:ins w:id="562" w:author="Simson Example" w:date="2018-12-09T20:46:00Z">
        <w:r w:rsidR="00F262F9">
          <w:rPr>
            <w:lang w:eastAsia="x-none"/>
          </w:rPr>
          <w:t xml:space="preserve">und </w:t>
        </w:r>
      </w:ins>
      <w:ins w:id="563" w:author="Simson Example" w:date="2018-12-09T19:16:00Z">
        <w:r>
          <w:rPr>
            <w:lang w:eastAsia="x-none"/>
          </w:rPr>
          <w:t xml:space="preserve">bietet </w:t>
        </w:r>
      </w:ins>
      <w:ins w:id="564" w:author="Simson Example" w:date="2018-12-09T19:34:00Z">
        <w:r w:rsidR="00C34BD6">
          <w:rPr>
            <w:lang w:eastAsia="x-none"/>
          </w:rPr>
          <w:t xml:space="preserve">die </w:t>
        </w:r>
      </w:ins>
      <w:ins w:id="565" w:author="Simson Example" w:date="2018-12-09T19:24:00Z">
        <w:r>
          <w:rPr>
            <w:lang w:eastAsia="x-none"/>
          </w:rPr>
          <w:t xml:space="preserve">Funktion </w:t>
        </w:r>
      </w:ins>
      <w:ins w:id="566" w:author="Simson Example" w:date="2018-12-09T19:25:00Z">
        <w:r>
          <w:rPr>
            <w:lang w:eastAsia="x-none"/>
          </w:rPr>
          <w:t>um eine Selektion von Elek</w:t>
        </w:r>
      </w:ins>
      <w:ins w:id="567" w:author="Simson Example" w:date="2018-12-09T19:26:00Z">
        <w:r>
          <w:rPr>
            <w:lang w:eastAsia="x-none"/>
          </w:rPr>
          <w:t>troautos</w:t>
        </w:r>
      </w:ins>
      <w:ins w:id="568" w:author="Simson Example" w:date="2018-12-09T19:34:00Z">
        <w:r w:rsidR="00C34BD6">
          <w:rPr>
            <w:lang w:eastAsia="x-none"/>
          </w:rPr>
          <w:t xml:space="preserve"> </w:t>
        </w:r>
      </w:ins>
      <w:ins w:id="569" w:author="Simson Example" w:date="2018-12-09T19:26:00Z">
        <w:r>
          <w:rPr>
            <w:lang w:eastAsia="x-none"/>
          </w:rPr>
          <w:t xml:space="preserve">als Liste </w:t>
        </w:r>
        <w:r w:rsidR="00C34BD6">
          <w:rPr>
            <w:lang w:eastAsia="x-none"/>
          </w:rPr>
          <w:t>geliefert zu bekommen</w:t>
        </w:r>
      </w:ins>
      <w:ins w:id="570" w:author="Simson Example" w:date="2018-12-09T19:35:00Z">
        <w:r w:rsidR="00C34BD6">
          <w:rPr>
            <w:lang w:eastAsia="x-none"/>
          </w:rPr>
          <w:t>.</w:t>
        </w:r>
      </w:ins>
    </w:p>
    <w:p w14:paraId="13CF3C6E" w14:textId="3CD47299" w:rsidR="002B2DA9" w:rsidRPr="0066343F" w:rsidRDefault="00844162">
      <w:pPr>
        <w:pStyle w:val="FlietextTH"/>
        <w:jc w:val="center"/>
        <w:rPr>
          <w:ins w:id="571" w:author="Simson Example" w:date="2018-12-09T19:14:00Z"/>
        </w:rPr>
        <w:pPrChange w:id="572" w:author="Simson Example" w:date="2018-12-09T19:17:00Z">
          <w:pPr>
            <w:pStyle w:val="Heading3"/>
            <w:spacing w:before="240" w:after="60"/>
          </w:pPr>
        </w:pPrChange>
      </w:pPr>
      <w:ins w:id="573" w:author="Simson Example" w:date="2018-12-09T20:40:00Z">
        <w:r>
          <w:rPr>
            <w:noProof/>
            <w:lang w:eastAsia="x-none"/>
          </w:rPr>
          <w:drawing>
            <wp:inline distT="0" distB="0" distL="0" distR="0" wp14:anchorId="3D3D32B2" wp14:editId="34436F90">
              <wp:extent cx="3379304" cy="855707"/>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Bildschirmfoto 2018-12-09 um 20.40.28.png"/>
                      <pic:cNvPicPr/>
                    </pic:nvPicPr>
                    <pic:blipFill>
                      <a:blip r:embed="rId23">
                        <a:extLst>
                          <a:ext uri="{28A0092B-C50C-407E-A947-70E740481C1C}">
                            <a14:useLocalDpi xmlns:a14="http://schemas.microsoft.com/office/drawing/2010/main" val="0"/>
                          </a:ext>
                        </a:extLst>
                      </a:blip>
                      <a:stretch>
                        <a:fillRect/>
                      </a:stretch>
                    </pic:blipFill>
                    <pic:spPr>
                      <a:xfrm>
                        <a:off x="0" y="0"/>
                        <a:ext cx="3427291" cy="867858"/>
                      </a:xfrm>
                      <a:prstGeom prst="rect">
                        <a:avLst/>
                      </a:prstGeom>
                    </pic:spPr>
                  </pic:pic>
                </a:graphicData>
              </a:graphic>
            </wp:inline>
          </w:drawing>
        </w:r>
      </w:ins>
    </w:p>
    <w:p w14:paraId="6F3DA828" w14:textId="3A65E76E" w:rsidR="002B2DA9" w:rsidRDefault="002B2DA9" w:rsidP="002B2DA9">
      <w:pPr>
        <w:pStyle w:val="FlietextTH"/>
        <w:jc w:val="center"/>
        <w:rPr>
          <w:ins w:id="574" w:author="Simson Example" w:date="2018-12-09T19:27:00Z"/>
          <w:bCs/>
          <w:iCs/>
        </w:rPr>
      </w:pPr>
      <w:ins w:id="575" w:author="Simson Example" w:date="2018-12-09T19:17:00Z">
        <w:r>
          <w:rPr>
            <w:lang w:eastAsia="x-none"/>
          </w:rPr>
          <w:t>Abbildung 3.7:</w:t>
        </w:r>
        <w:r w:rsidRPr="00632D61">
          <w:t xml:space="preserve"> Implementierung der Schnittstellen von </w:t>
        </w:r>
        <w:r>
          <w:t>"</w:t>
        </w:r>
        <w:proofErr w:type="spellStart"/>
        <w:r w:rsidRPr="00842B3A">
          <w:rPr>
            <w:bCs/>
            <w:i/>
            <w:iCs/>
          </w:rPr>
          <w:t>i</w:t>
        </w:r>
      </w:ins>
      <w:ins w:id="576" w:author="Simson Example" w:date="2018-12-09T19:18:00Z">
        <w:r>
          <w:rPr>
            <w:bCs/>
            <w:i/>
            <w:iCs/>
          </w:rPr>
          <w:t>Aut</w:t>
        </w:r>
      </w:ins>
      <w:ins w:id="577" w:author="Simson Example" w:date="2018-12-09T19:36:00Z">
        <w:r w:rsidR="004B3425">
          <w:rPr>
            <w:bCs/>
            <w:i/>
            <w:iCs/>
          </w:rPr>
          <w:t>o</w:t>
        </w:r>
      </w:ins>
      <w:proofErr w:type="spellEnd"/>
      <w:ins w:id="578" w:author="Simson Example" w:date="2018-12-09T19:17:00Z">
        <w:r>
          <w:rPr>
            <w:bCs/>
            <w:iCs/>
          </w:rPr>
          <w:t>"</w:t>
        </w:r>
      </w:ins>
    </w:p>
    <w:p w14:paraId="376A93B6" w14:textId="60B89DF4" w:rsidR="00C34BD6" w:rsidRDefault="00C34BD6" w:rsidP="00C34BD6">
      <w:pPr>
        <w:pStyle w:val="FlietextTH"/>
        <w:rPr>
          <w:ins w:id="579" w:author="Simson Example" w:date="2018-12-09T19:27:00Z"/>
        </w:rPr>
      </w:pPr>
      <w:proofErr w:type="spellStart"/>
      <w:ins w:id="580" w:author="Simson Example" w:date="2018-12-09T19:27:00Z">
        <w:r w:rsidRPr="00842B3A">
          <w:rPr>
            <w:b/>
          </w:rPr>
          <w:t>i</w:t>
        </w:r>
        <w:r>
          <w:rPr>
            <w:b/>
          </w:rPr>
          <w:t>Auto</w:t>
        </w:r>
      </w:ins>
      <w:proofErr w:type="spellEnd"/>
      <w:ins w:id="581" w:author="Simson Example" w:date="2018-12-10T20:55:00Z">
        <w:r w:rsidR="00607192">
          <w:rPr>
            <w:b/>
          </w:rPr>
          <w:t>:</w:t>
        </w:r>
      </w:ins>
      <w:ins w:id="582" w:author="Simson Example" w:date="2018-12-09T19:27:00Z">
        <w:r w:rsidRPr="00842B3A">
          <w:rPr>
            <w:b/>
          </w:rPr>
          <w:t xml:space="preserve"> </w:t>
        </w:r>
        <w:r>
          <w:t>Sowohl die ausgehenden als auch die (vorausgesetzten) eingehenden Informationen werden als J</w:t>
        </w:r>
      </w:ins>
      <w:ins w:id="583" w:author="Simson Example" w:date="2018-12-10T20:31:00Z">
        <w:r w:rsidR="00B97D98">
          <w:t>SON</w:t>
        </w:r>
      </w:ins>
      <w:ins w:id="584" w:author="Simson Example" w:date="2018-12-09T19:27:00Z">
        <w:r>
          <w:t xml:space="preserve">-Datei zwischen Client und Server ausgetauscht. </w:t>
        </w:r>
      </w:ins>
    </w:p>
    <w:p w14:paraId="0EB17068" w14:textId="1BE01FD7" w:rsidR="00C34BD6" w:rsidRDefault="00C34BD6" w:rsidP="00C34BD6">
      <w:pPr>
        <w:pStyle w:val="FlietextTH"/>
        <w:rPr>
          <w:ins w:id="585" w:author="Simson Example" w:date="2018-12-09T19:27:00Z"/>
        </w:rPr>
      </w:pPr>
      <w:ins w:id="586" w:author="Simson Example" w:date="2018-12-09T19:27:00Z">
        <w:r>
          <w:rPr>
            <w:lang w:eastAsia="x-none"/>
          </w:rPr>
          <w:t xml:space="preserve">Möglichkeiten der REST-basierten Erreichbarkeit von </w:t>
        </w:r>
        <w:r w:rsidRPr="00842B3A">
          <w:rPr>
            <w:lang w:eastAsia="x-none"/>
          </w:rPr>
          <w:t>"</w:t>
        </w:r>
        <w:proofErr w:type="spellStart"/>
        <w:r w:rsidRPr="00842B3A">
          <w:rPr>
            <w:i/>
            <w:lang w:eastAsia="x-none"/>
          </w:rPr>
          <w:t>iAut</w:t>
        </w:r>
      </w:ins>
      <w:ins w:id="587" w:author="Simson Example" w:date="2018-12-09T19:28:00Z">
        <w:r>
          <w:rPr>
            <w:i/>
            <w:lang w:eastAsia="x-none"/>
          </w:rPr>
          <w:t>o</w:t>
        </w:r>
      </w:ins>
      <w:proofErr w:type="spellEnd"/>
      <w:ins w:id="588" w:author="Simson Example" w:date="2018-12-09T19:27:00Z">
        <w:r>
          <w:rPr>
            <w:lang w:eastAsia="x-none"/>
          </w:rPr>
          <w:t>":</w:t>
        </w:r>
      </w:ins>
      <w:ins w:id="589" w:author="Simson Example" w:date="2018-12-10T14:03:00Z">
        <w:r w:rsidR="003313D0">
          <w:rPr>
            <w:lang w:eastAsia="x-none"/>
          </w:rPr>
          <w:tab/>
        </w:r>
      </w:ins>
      <w:ins w:id="590" w:author="Simson Example" w:date="2018-12-09T19:35:00Z">
        <w:r>
          <w:t>"/</w:t>
        </w:r>
      </w:ins>
      <w:ins w:id="591" w:author="Simson Example" w:date="2018-12-09T19:36:00Z">
        <w:r>
          <w:t>"</w:t>
        </w:r>
      </w:ins>
    </w:p>
    <w:p w14:paraId="4065003E" w14:textId="4296BDD9" w:rsidR="004B3425" w:rsidRPr="0066343F" w:rsidRDefault="004B3425">
      <w:pPr>
        <w:pStyle w:val="FlietextTH"/>
        <w:ind w:left="851" w:hanging="851"/>
        <w:pPrChange w:id="592" w:author="Simson Example" w:date="2018-12-09T20:30:00Z">
          <w:pPr>
            <w:pStyle w:val="Heading3"/>
            <w:spacing w:before="240" w:after="60"/>
          </w:pPr>
        </w:pPrChange>
      </w:pPr>
      <w:ins w:id="593" w:author="Simson Example" w:date="2018-12-09T19:43:00Z">
        <w:r w:rsidRPr="00AB76E4">
          <w:rPr>
            <w:b/>
            <w:bCs/>
            <w:iCs/>
            <w:sz w:val="22"/>
            <w:szCs w:val="22"/>
            <w:rPrChange w:id="594" w:author="Simson Example" w:date="2018-12-09T20:04:00Z">
              <w:rPr/>
            </w:rPrChange>
          </w:rPr>
          <w:t>/</w:t>
        </w:r>
        <w:r>
          <w:rPr>
            <w:b/>
            <w:bCs/>
            <w:iCs/>
          </w:rPr>
          <w:tab/>
        </w:r>
      </w:ins>
      <w:ins w:id="595" w:author="Simson Example" w:date="2018-12-09T19:59:00Z">
        <w:r w:rsidR="00AB76E4">
          <w:rPr>
            <w:bCs/>
            <w:iCs/>
          </w:rPr>
          <w:t>Ruft die Funktion "</w:t>
        </w:r>
      </w:ins>
      <w:proofErr w:type="spellStart"/>
      <w:proofErr w:type="gramStart"/>
      <w:ins w:id="596" w:author="Simson Example" w:date="2018-12-09T20:00:00Z">
        <w:r w:rsidR="00AB76E4" w:rsidRPr="00F110B3">
          <w:rPr>
            <w:bCs/>
            <w:i/>
            <w:iCs/>
            <w:rPrChange w:id="597" w:author="Simson Example" w:date="2018-12-09T20:52:00Z">
              <w:rPr>
                <w:b w:val="0"/>
              </w:rPr>
            </w:rPrChange>
          </w:rPr>
          <w:t>getAuto</w:t>
        </w:r>
        <w:proofErr w:type="spellEnd"/>
        <w:r w:rsidR="00AB76E4" w:rsidRPr="00F110B3">
          <w:rPr>
            <w:bCs/>
            <w:i/>
            <w:iCs/>
            <w:rPrChange w:id="598" w:author="Simson Example" w:date="2018-12-09T20:52:00Z">
              <w:rPr>
                <w:b w:val="0"/>
              </w:rPr>
            </w:rPrChange>
          </w:rPr>
          <w:t>(</w:t>
        </w:r>
        <w:proofErr w:type="gramEnd"/>
        <w:r w:rsidR="00AB76E4" w:rsidRPr="00F110B3">
          <w:rPr>
            <w:bCs/>
            <w:i/>
            <w:iCs/>
            <w:rPrChange w:id="599" w:author="Simson Example" w:date="2018-12-09T20:52:00Z">
              <w:rPr>
                <w:b w:val="0"/>
              </w:rPr>
            </w:rPrChange>
          </w:rPr>
          <w:t>…)</w:t>
        </w:r>
        <w:r w:rsidR="00AB76E4">
          <w:rPr>
            <w:bCs/>
            <w:iCs/>
          </w:rPr>
          <w:t xml:space="preserve">" auf und </w:t>
        </w:r>
      </w:ins>
      <w:ins w:id="600" w:author="Simson Example" w:date="2018-12-09T20:01:00Z">
        <w:r w:rsidR="00AB76E4">
          <w:rPr>
            <w:bCs/>
            <w:iCs/>
          </w:rPr>
          <w:t>liefert als Antwort eine</w:t>
        </w:r>
      </w:ins>
      <w:ins w:id="601" w:author="Simson Example" w:date="2018-12-09T20:02:00Z">
        <w:r w:rsidR="00AB76E4">
          <w:rPr>
            <w:bCs/>
            <w:iCs/>
          </w:rPr>
          <w:t xml:space="preserve"> selektierte</w:t>
        </w:r>
      </w:ins>
      <w:ins w:id="602" w:author="Simson Example" w:date="2018-12-09T20:01:00Z">
        <w:r w:rsidR="00AB76E4">
          <w:rPr>
            <w:bCs/>
            <w:iCs/>
          </w:rPr>
          <w:t xml:space="preserve"> </w:t>
        </w:r>
      </w:ins>
      <w:ins w:id="603" w:author="Simson Example" w:date="2018-12-09T20:02:00Z">
        <w:r w:rsidR="00AB76E4">
          <w:rPr>
            <w:bCs/>
            <w:iCs/>
          </w:rPr>
          <w:t xml:space="preserve">Liste von </w:t>
        </w:r>
      </w:ins>
      <w:ins w:id="604" w:author="Simson Example" w:date="2018-12-09T20:51:00Z">
        <w:r w:rsidR="00F110B3">
          <w:rPr>
            <w:bCs/>
            <w:iCs/>
          </w:rPr>
          <w:t>Elektroa</w:t>
        </w:r>
      </w:ins>
      <w:ins w:id="605" w:author="Simson Example" w:date="2018-12-09T20:02:00Z">
        <w:r w:rsidR="00AB76E4">
          <w:rPr>
            <w:bCs/>
            <w:iCs/>
          </w:rPr>
          <w:t>utos. Die Selektion</w:t>
        </w:r>
      </w:ins>
      <w:ins w:id="606" w:author="Simson Example" w:date="2018-12-09T20:51:00Z">
        <w:r w:rsidR="00F110B3">
          <w:rPr>
            <w:bCs/>
            <w:iCs/>
          </w:rPr>
          <w:t xml:space="preserve"> der</w:t>
        </w:r>
      </w:ins>
      <w:ins w:id="607" w:author="Simson Example" w:date="2018-12-09T20:02:00Z">
        <w:r w:rsidR="00AB76E4">
          <w:rPr>
            <w:bCs/>
            <w:iCs/>
          </w:rPr>
          <w:t xml:space="preserve"> </w:t>
        </w:r>
      </w:ins>
      <w:ins w:id="608" w:author="Simson Example" w:date="2018-12-09T20:51:00Z">
        <w:r w:rsidR="00F110B3">
          <w:rPr>
            <w:bCs/>
            <w:iCs/>
          </w:rPr>
          <w:t>L</w:t>
        </w:r>
      </w:ins>
      <w:ins w:id="609" w:author="Simson Example" w:date="2018-12-09T20:02:00Z">
        <w:r w:rsidR="00AB76E4">
          <w:rPr>
            <w:bCs/>
            <w:iCs/>
          </w:rPr>
          <w:t>ist</w:t>
        </w:r>
      </w:ins>
      <w:ins w:id="610" w:author="Simson Example" w:date="2018-12-09T20:51:00Z">
        <w:r w:rsidR="00F110B3">
          <w:rPr>
            <w:bCs/>
            <w:iCs/>
          </w:rPr>
          <w:t>e ist</w:t>
        </w:r>
      </w:ins>
      <w:ins w:id="611" w:author="Simson Example" w:date="2018-12-09T20:02:00Z">
        <w:r w:rsidR="00AB76E4">
          <w:rPr>
            <w:bCs/>
            <w:iCs/>
          </w:rPr>
          <w:t xml:space="preserve"> abhängig von den </w:t>
        </w:r>
      </w:ins>
      <w:proofErr w:type="gramStart"/>
      <w:ins w:id="612" w:author="Simson Example" w:date="2018-12-09T20:04:00Z">
        <w:r w:rsidR="00AB76E4">
          <w:rPr>
            <w:bCs/>
            <w:iCs/>
          </w:rPr>
          <w:t>Filter-Parametern</w:t>
        </w:r>
      </w:ins>
      <w:proofErr w:type="gramEnd"/>
      <w:ins w:id="613" w:author="Simson Example" w:date="2018-12-10T14:04:00Z">
        <w:r w:rsidR="003313D0">
          <w:rPr>
            <w:bCs/>
            <w:iCs/>
          </w:rPr>
          <w:t xml:space="preserve"> die</w:t>
        </w:r>
      </w:ins>
      <w:ins w:id="614" w:author="Simson Example" w:date="2018-12-09T20:03:00Z">
        <w:r w:rsidR="00AB76E4">
          <w:rPr>
            <w:bCs/>
            <w:iCs/>
          </w:rPr>
          <w:t xml:space="preserve"> vom </w:t>
        </w:r>
      </w:ins>
      <w:ins w:id="615" w:author="Simson Example" w:date="2018-12-09T20:52:00Z">
        <w:r w:rsidR="00F110B3">
          <w:rPr>
            <w:bCs/>
            <w:iCs/>
          </w:rPr>
          <w:t>Besucher</w:t>
        </w:r>
      </w:ins>
      <w:ins w:id="616" w:author="Simson Example" w:date="2018-12-09T20:03:00Z">
        <w:r w:rsidR="00AB76E4">
          <w:rPr>
            <w:bCs/>
            <w:iCs/>
          </w:rPr>
          <w:t xml:space="preserve"> ausgewählt worden sind.</w:t>
        </w:r>
      </w:ins>
    </w:p>
    <w:p w14:paraId="16BDBDD2" w14:textId="3067A55F" w:rsidR="002E3A4A" w:rsidDel="00AB76E4" w:rsidRDefault="002E3A4A" w:rsidP="002E3A4A">
      <w:pPr>
        <w:pStyle w:val="FlietextTH"/>
        <w:rPr>
          <w:del w:id="617" w:author="Simson Example" w:date="2018-12-09T20:04:00Z"/>
        </w:rPr>
      </w:pPr>
      <w:del w:id="618" w:author="Simson Example" w:date="2018-12-09T20:04:00Z">
        <w:r w:rsidDel="00AB76E4">
          <w:rPr>
            <w:lang w:eastAsia="x-none"/>
          </w:rPr>
          <w:delText xml:space="preserve">Die </w:delText>
        </w:r>
        <w:r w:rsidR="00F779AF" w:rsidDel="00AB76E4">
          <w:rPr>
            <w:i/>
          </w:rPr>
          <w:delText>Auto</w:delText>
        </w:r>
        <w:r w:rsidDel="00AB76E4">
          <w:delText>-Komponente bietet die "I</w:delText>
        </w:r>
        <w:r w:rsidR="00F779AF" w:rsidDel="00AB76E4">
          <w:delText>Auto</w:delText>
        </w:r>
        <w:r w:rsidDel="00AB76E4">
          <w:delText xml:space="preserve">Service"-Schnittstelle an, die von der </w:delText>
        </w:r>
        <w:r w:rsidR="0023599C" w:rsidDel="00AB76E4">
          <w:rPr>
            <w:i/>
          </w:rPr>
          <w:delText>Besucher</w:delText>
        </w:r>
        <w:r w:rsidDel="00AB76E4">
          <w:delText>-Komponente benötigt wird. Diese ermöglicht das gezielte Filtern von E-Autos auf der Basis vorgegebener Kriterien.</w:delText>
        </w:r>
        <w:bookmarkStart w:id="619" w:name="_Toc532316573"/>
        <w:bookmarkEnd w:id="619"/>
      </w:del>
    </w:p>
    <w:p w14:paraId="15506778" w14:textId="77777777" w:rsidR="00B45579" w:rsidRDefault="00B45579" w:rsidP="00B45579">
      <w:pPr>
        <w:pStyle w:val="Heading3"/>
        <w:spacing w:before="240" w:after="60"/>
      </w:pPr>
      <w:bookmarkStart w:id="620" w:name="_Toc532316574"/>
      <w:r>
        <w:t>Verhalten</w:t>
      </w:r>
      <w:bookmarkEnd w:id="620"/>
    </w:p>
    <w:p w14:paraId="73112A24" w14:textId="036F0829" w:rsidR="00607192" w:rsidRDefault="002E3A4A">
      <w:pPr>
        <w:pStyle w:val="FlietextTH"/>
        <w:rPr>
          <w:ins w:id="621" w:author="Simson Example" w:date="2018-12-10T20:51:00Z"/>
        </w:rPr>
      </w:pPr>
      <w:r>
        <w:t xml:space="preserve">Diese Komponente besitzt kein </w:t>
      </w:r>
      <w:proofErr w:type="gramStart"/>
      <w:r>
        <w:t>zu spezifizierendes Verhalten</w:t>
      </w:r>
      <w:proofErr w:type="gramEnd"/>
      <w:r>
        <w:t>.</w:t>
      </w:r>
    </w:p>
    <w:p w14:paraId="5598BD99" w14:textId="77777777" w:rsidR="00607192" w:rsidRDefault="00607192">
      <w:pPr>
        <w:rPr>
          <w:ins w:id="622" w:author="Simson Example" w:date="2018-12-10T20:51:00Z"/>
          <w:color w:val="000000" w:themeColor="text1"/>
        </w:rPr>
      </w:pPr>
      <w:ins w:id="623" w:author="Simson Example" w:date="2018-12-10T20:51:00Z">
        <w:r>
          <w:br w:type="page"/>
        </w:r>
      </w:ins>
    </w:p>
    <w:p w14:paraId="03EF03BC" w14:textId="77777777" w:rsidR="002E3A4A" w:rsidDel="0037367D" w:rsidRDefault="002E3A4A" w:rsidP="002E3A4A">
      <w:pPr>
        <w:pStyle w:val="FlietextTH"/>
        <w:rPr>
          <w:del w:id="624" w:author="Simson Example" w:date="2018-12-09T19:14:00Z"/>
        </w:rPr>
      </w:pPr>
      <w:bookmarkStart w:id="625" w:name="_Toc532316575"/>
      <w:bookmarkEnd w:id="625"/>
    </w:p>
    <w:p w14:paraId="1E3E2CF6" w14:textId="77777777" w:rsidR="001B216A" w:rsidDel="0037367D" w:rsidRDefault="001B216A">
      <w:pPr>
        <w:rPr>
          <w:del w:id="626" w:author="Simson Example" w:date="2018-12-09T19:14:00Z"/>
        </w:rPr>
      </w:pPr>
      <w:bookmarkStart w:id="627" w:name="_Toc532316576"/>
      <w:bookmarkEnd w:id="627"/>
    </w:p>
    <w:p w14:paraId="546D2304" w14:textId="5FAE72F8" w:rsidR="001B216A" w:rsidDel="00607192" w:rsidRDefault="001B216A">
      <w:pPr>
        <w:pStyle w:val="FlietextTH"/>
        <w:rPr>
          <w:del w:id="628" w:author="Simson Example" w:date="2018-12-10T20:51:00Z"/>
        </w:rPr>
        <w:pPrChange w:id="629" w:author="Simson Example" w:date="2018-12-09T19:14:00Z">
          <w:pPr/>
        </w:pPrChange>
      </w:pPr>
      <w:bookmarkStart w:id="630" w:name="_Toc532316577"/>
      <w:bookmarkEnd w:id="630"/>
    </w:p>
    <w:p w14:paraId="76F2F855" w14:textId="6FF9006E" w:rsidR="00B45579" w:rsidRDefault="00510B63" w:rsidP="00B45579">
      <w:pPr>
        <w:pStyle w:val="Heading2"/>
        <w:spacing w:before="360" w:after="120"/>
      </w:pPr>
      <w:bookmarkStart w:id="631" w:name="_Toc532316578"/>
      <w:r>
        <w:t xml:space="preserve">Rating </w:t>
      </w:r>
      <w:r w:rsidR="00F73BA9">
        <w:t>(Server)</w:t>
      </w:r>
      <w:bookmarkEnd w:id="631"/>
    </w:p>
    <w:p w14:paraId="622DDBC0" w14:textId="2987965C" w:rsidR="00B45579" w:rsidRDefault="00B45579" w:rsidP="00B45579">
      <w:pPr>
        <w:pStyle w:val="Heading3"/>
        <w:spacing w:before="240" w:after="60"/>
      </w:pPr>
      <w:bookmarkStart w:id="632" w:name="_Toc532316579"/>
      <w:r>
        <w:t>Funktion</w:t>
      </w:r>
      <w:bookmarkEnd w:id="632"/>
    </w:p>
    <w:p w14:paraId="51A0205C" w14:textId="19CD2ACB" w:rsidR="00F73BA9" w:rsidRPr="00F73BA9" w:rsidRDefault="00F73BA9" w:rsidP="00F73BA9">
      <w:pPr>
        <w:pStyle w:val="FlietextTH"/>
        <w:rPr>
          <w:lang w:eastAsia="x-none"/>
        </w:rPr>
      </w:pPr>
      <w:r w:rsidRPr="00F07F06">
        <w:rPr>
          <w:lang w:eastAsia="x-none"/>
        </w:rPr>
        <w:t xml:space="preserve">Diese Komponente </w:t>
      </w:r>
      <w:r>
        <w:rPr>
          <w:lang w:eastAsia="x-none"/>
        </w:rPr>
        <w:t>realisiert selbst keine Anwendungsfälle und besitzt auch keine GUI. Sie ist eine Unterstützungs-Komponente und stellt den anderen Komponenten Schnittstellen-Operationen für die Umsetzung von Anwendungsfällen zur Verfügung.</w:t>
      </w:r>
    </w:p>
    <w:p w14:paraId="3CA9FE8D" w14:textId="201AE294" w:rsidR="0066343F" w:rsidRPr="0066343F" w:rsidRDefault="00B45579">
      <w:pPr>
        <w:pStyle w:val="Heading3"/>
        <w:spacing w:before="240" w:after="60"/>
        <w:rPr>
          <w:ins w:id="633" w:author="Simson Example" w:date="2018-12-09T20:08:00Z"/>
        </w:rPr>
      </w:pPr>
      <w:bookmarkStart w:id="634" w:name="_Ref529199731"/>
      <w:bookmarkStart w:id="635" w:name="_Toc532316580"/>
      <w:r>
        <w:t>Schnittstellen</w:t>
      </w:r>
      <w:bookmarkEnd w:id="634"/>
      <w:bookmarkEnd w:id="635"/>
    </w:p>
    <w:p w14:paraId="7B67FF5D" w14:textId="28D0966A" w:rsidR="00AB76E4" w:rsidRPr="0066343F" w:rsidRDefault="00AB76E4">
      <w:pPr>
        <w:pStyle w:val="FlietextTH"/>
        <w:rPr>
          <w:ins w:id="636" w:author="Simson Example" w:date="2018-12-09T20:08:00Z"/>
        </w:rPr>
        <w:pPrChange w:id="637" w:author="Simson Example" w:date="2018-12-09T20:08:00Z">
          <w:pPr>
            <w:pStyle w:val="Heading3"/>
            <w:spacing w:before="240" w:after="60"/>
          </w:pPr>
        </w:pPrChange>
      </w:pPr>
      <w:ins w:id="638" w:author="Simson Example" w:date="2018-12-09T20:08:00Z">
        <w:r>
          <w:rPr>
            <w:lang w:eastAsia="x-none"/>
          </w:rPr>
          <w:t>"</w:t>
        </w:r>
        <w:proofErr w:type="spellStart"/>
        <w:r w:rsidRPr="00842B3A">
          <w:rPr>
            <w:i/>
            <w:lang w:eastAsia="x-none"/>
          </w:rPr>
          <w:t>i</w:t>
        </w:r>
      </w:ins>
      <w:ins w:id="639" w:author="Simson Example" w:date="2018-12-09T20:09:00Z">
        <w:r>
          <w:rPr>
            <w:i/>
            <w:lang w:eastAsia="x-none"/>
          </w:rPr>
          <w:t>Rating</w:t>
        </w:r>
      </w:ins>
      <w:proofErr w:type="spellEnd"/>
      <w:ins w:id="640" w:author="Simson Example" w:date="2018-12-09T20:08:00Z">
        <w:r>
          <w:rPr>
            <w:lang w:eastAsia="x-none"/>
          </w:rPr>
          <w:t xml:space="preserve">" </w:t>
        </w:r>
        <w:r>
          <w:t>bietet eine REST-basierte Schnittstelle für die "</w:t>
        </w:r>
      </w:ins>
      <w:ins w:id="641" w:author="Simson Example" w:date="2018-12-09T20:41:00Z">
        <w:r w:rsidR="00F262F9">
          <w:rPr>
            <w:i/>
          </w:rPr>
          <w:t>Rating</w:t>
        </w:r>
      </w:ins>
      <w:ins w:id="642" w:author="Simson Example" w:date="2018-12-09T20:08:00Z">
        <w:r>
          <w:t>"-</w:t>
        </w:r>
        <w:proofErr w:type="gramStart"/>
        <w:r>
          <w:t>Komponente</w:t>
        </w:r>
        <w:proofErr w:type="gramEnd"/>
        <w:r>
          <w:t xml:space="preserve"> um eine Kommunikation zwischen Client und Server zu ermöglichen. Die Schnittstelle</w:t>
        </w:r>
        <w:r>
          <w:rPr>
            <w:lang w:eastAsia="x-none"/>
          </w:rPr>
          <w:t xml:space="preserve"> wird von der "</w:t>
        </w:r>
      </w:ins>
      <w:proofErr w:type="spellStart"/>
      <w:ins w:id="643" w:author="Simson Example" w:date="2018-12-09T20:41:00Z">
        <w:r w:rsidR="00F262F9">
          <w:rPr>
            <w:i/>
            <w:lang w:eastAsia="x-none"/>
          </w:rPr>
          <w:t>Rating</w:t>
        </w:r>
      </w:ins>
      <w:ins w:id="644" w:author="Simson Example" w:date="2018-12-09T20:08:00Z">
        <w:r w:rsidRPr="00842B3A">
          <w:rPr>
            <w:i/>
            <w:lang w:eastAsia="x-none"/>
          </w:rPr>
          <w:t>Service</w:t>
        </w:r>
        <w:proofErr w:type="spellEnd"/>
        <w:r w:rsidRPr="00842B3A">
          <w:rPr>
            <w:lang w:eastAsia="x-none"/>
          </w:rPr>
          <w:t>"</w:t>
        </w:r>
        <w:r>
          <w:rPr>
            <w:lang w:eastAsia="x-none"/>
          </w:rPr>
          <w:t>-Komponente verwendet</w:t>
        </w:r>
      </w:ins>
      <w:ins w:id="645" w:author="Simson Example" w:date="2018-12-10T14:09:00Z">
        <w:r w:rsidR="003313D0">
          <w:rPr>
            <w:lang w:eastAsia="x-none"/>
          </w:rPr>
          <w:t>.</w:t>
        </w:r>
      </w:ins>
      <w:ins w:id="646" w:author="Simson Example" w:date="2018-12-09T20:08:00Z">
        <w:r>
          <w:rPr>
            <w:lang w:eastAsia="x-none"/>
          </w:rPr>
          <w:t xml:space="preserve"> </w:t>
        </w:r>
      </w:ins>
      <w:ins w:id="647" w:author="Simson Example" w:date="2018-12-10T14:09:00Z">
        <w:r w:rsidR="003313D0">
          <w:rPr>
            <w:lang w:eastAsia="x-none"/>
          </w:rPr>
          <w:t xml:space="preserve">Sie </w:t>
        </w:r>
      </w:ins>
      <w:ins w:id="648" w:author="Simson Example" w:date="2018-12-10T14:13:00Z">
        <w:r w:rsidR="003313D0">
          <w:rPr>
            <w:lang w:eastAsia="x-none"/>
          </w:rPr>
          <w:t>benutzt</w:t>
        </w:r>
      </w:ins>
      <w:ins w:id="649" w:author="Simson Example" w:date="2018-12-09T20:08:00Z">
        <w:r>
          <w:rPr>
            <w:lang w:eastAsia="x-none"/>
          </w:rPr>
          <w:t xml:space="preserve"> die Funktionen </w:t>
        </w:r>
      </w:ins>
      <w:ins w:id="650" w:author="Simson Example" w:date="2018-12-10T14:14:00Z">
        <w:r w:rsidR="003F336F">
          <w:rPr>
            <w:lang w:eastAsia="x-none"/>
          </w:rPr>
          <w:t>der</w:t>
        </w:r>
      </w:ins>
      <w:ins w:id="651" w:author="Simson Example" w:date="2018-12-10T14:13:00Z">
        <w:r w:rsidR="003313D0">
          <w:rPr>
            <w:lang w:eastAsia="x-none"/>
          </w:rPr>
          <w:t xml:space="preserve"> </w:t>
        </w:r>
        <w:r w:rsidR="003F336F">
          <w:rPr>
            <w:lang w:eastAsia="x-none"/>
          </w:rPr>
          <w:t>"</w:t>
        </w:r>
        <w:r w:rsidR="003313D0" w:rsidRPr="003F336F">
          <w:rPr>
            <w:i/>
            <w:lang w:eastAsia="x-none"/>
            <w:rPrChange w:id="652" w:author="Simson Example" w:date="2018-12-10T14:13:00Z">
              <w:rPr/>
            </w:rPrChange>
          </w:rPr>
          <w:t>Rating</w:t>
        </w:r>
        <w:r w:rsidR="003F336F" w:rsidRPr="003F336F">
          <w:rPr>
            <w:lang w:eastAsia="x-none"/>
            <w:rPrChange w:id="653" w:author="Simson Example" w:date="2018-12-10T14:14:00Z">
              <w:rPr>
                <w:i/>
              </w:rPr>
            </w:rPrChange>
          </w:rPr>
          <w:t>"</w:t>
        </w:r>
      </w:ins>
      <w:ins w:id="654" w:author="Simson Example" w:date="2018-12-10T14:14:00Z">
        <w:r w:rsidR="003F336F">
          <w:rPr>
            <w:lang w:eastAsia="x-none"/>
          </w:rPr>
          <w:t>-</w:t>
        </w:r>
        <w:proofErr w:type="gramStart"/>
        <w:r w:rsidR="003F336F">
          <w:rPr>
            <w:lang w:eastAsia="x-none"/>
          </w:rPr>
          <w:t>Komponente</w:t>
        </w:r>
      </w:ins>
      <w:proofErr w:type="gramEnd"/>
      <w:ins w:id="655" w:author="Simson Example" w:date="2018-12-10T14:13:00Z">
        <w:r w:rsidR="003313D0">
          <w:rPr>
            <w:lang w:eastAsia="x-none"/>
          </w:rPr>
          <w:t xml:space="preserve"> </w:t>
        </w:r>
      </w:ins>
      <w:ins w:id="656" w:author="Simson Example" w:date="2018-12-09T20:48:00Z">
        <w:r w:rsidR="00F262F9">
          <w:rPr>
            <w:lang w:eastAsia="x-none"/>
          </w:rPr>
          <w:t xml:space="preserve">um Bewertungen </w:t>
        </w:r>
      </w:ins>
      <w:ins w:id="657" w:author="Simson Example" w:date="2018-12-09T20:49:00Z">
        <w:r w:rsidR="00F262F9">
          <w:rPr>
            <w:lang w:eastAsia="x-none"/>
          </w:rPr>
          <w:t>zu</w:t>
        </w:r>
      </w:ins>
      <w:ins w:id="658" w:author="Simson Example" w:date="2018-12-09T20:50:00Z">
        <w:r w:rsidR="00F262F9">
          <w:rPr>
            <w:lang w:eastAsia="x-none"/>
          </w:rPr>
          <w:t>rück zu</w:t>
        </w:r>
      </w:ins>
      <w:ins w:id="659" w:author="Simson Example" w:date="2018-12-09T20:49:00Z">
        <w:r w:rsidR="00F262F9">
          <w:rPr>
            <w:lang w:eastAsia="x-none"/>
          </w:rPr>
          <w:t xml:space="preserve"> liefern oder </w:t>
        </w:r>
      </w:ins>
      <w:ins w:id="660" w:author="Simson Example" w:date="2018-12-09T20:50:00Z">
        <w:r w:rsidR="00F262F9">
          <w:rPr>
            <w:lang w:eastAsia="x-none"/>
          </w:rPr>
          <w:t>zu erhalten und</w:t>
        </w:r>
      </w:ins>
      <w:ins w:id="661" w:author="Simson Example" w:date="2018-12-09T20:49:00Z">
        <w:r w:rsidR="00F262F9">
          <w:rPr>
            <w:lang w:eastAsia="x-none"/>
          </w:rPr>
          <w:t xml:space="preserve"> </w:t>
        </w:r>
      </w:ins>
      <w:ins w:id="662" w:author="Simson Example" w:date="2018-12-09T20:50:00Z">
        <w:r w:rsidR="00F262F9">
          <w:rPr>
            <w:lang w:eastAsia="x-none"/>
          </w:rPr>
          <w:t>zuzuweisen</w:t>
        </w:r>
      </w:ins>
      <w:ins w:id="663" w:author="Simson Example" w:date="2018-12-09T20:49:00Z">
        <w:r w:rsidR="00F262F9">
          <w:rPr>
            <w:lang w:eastAsia="x-none"/>
          </w:rPr>
          <w:t>.</w:t>
        </w:r>
      </w:ins>
    </w:p>
    <w:p w14:paraId="4E2A8436" w14:textId="7B3C6B6D" w:rsidR="00F262F9" w:rsidRPr="000F25CE" w:rsidRDefault="00F262F9">
      <w:pPr>
        <w:pStyle w:val="FlietextTH"/>
        <w:jc w:val="center"/>
        <w:rPr>
          <w:ins w:id="664" w:author="Simson Example" w:date="2018-12-09T20:51:00Z"/>
          <w:bCs/>
          <w:iCs/>
          <w:rPrChange w:id="665" w:author="Simson Example" w:date="2018-12-10T13:08:00Z">
            <w:rPr>
              <w:ins w:id="666" w:author="Simson Example" w:date="2018-12-09T20:51:00Z"/>
              <w:lang w:eastAsia="x-none"/>
            </w:rPr>
          </w:rPrChange>
        </w:rPr>
      </w:pPr>
      <w:ins w:id="667" w:author="Simson Example" w:date="2018-12-09T20:41:00Z">
        <w:r>
          <w:rPr>
            <w:noProof/>
            <w:lang w:eastAsia="x-none"/>
          </w:rPr>
          <w:drawing>
            <wp:inline distT="0" distB="0" distL="0" distR="0" wp14:anchorId="6449504E" wp14:editId="58659E4B">
              <wp:extent cx="3369365" cy="853945"/>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ildschirmfoto 2018-12-09 um 20.37.25.png"/>
                      <pic:cNvPicPr/>
                    </pic:nvPicPr>
                    <pic:blipFill>
                      <a:blip r:embed="rId24">
                        <a:extLst>
                          <a:ext uri="{28A0092B-C50C-407E-A947-70E740481C1C}">
                            <a14:useLocalDpi xmlns:a14="http://schemas.microsoft.com/office/drawing/2010/main" val="0"/>
                          </a:ext>
                        </a:extLst>
                      </a:blip>
                      <a:stretch>
                        <a:fillRect/>
                      </a:stretch>
                    </pic:blipFill>
                    <pic:spPr>
                      <a:xfrm>
                        <a:off x="0" y="0"/>
                        <a:ext cx="3420918" cy="867011"/>
                      </a:xfrm>
                      <a:prstGeom prst="rect">
                        <a:avLst/>
                      </a:prstGeom>
                    </pic:spPr>
                  </pic:pic>
                </a:graphicData>
              </a:graphic>
            </wp:inline>
          </w:drawing>
        </w:r>
      </w:ins>
      <w:ins w:id="668" w:author="Simson Example" w:date="2018-12-10T13:08:00Z">
        <w:r w:rsidR="000F25CE">
          <w:rPr>
            <w:lang w:eastAsia="x-none"/>
          </w:rPr>
          <w:br/>
          <w:t>Abbildung 3.8:</w:t>
        </w:r>
        <w:r w:rsidR="000F25CE" w:rsidRPr="00632D61">
          <w:t xml:space="preserve"> Implementierung der Schnittstellen von </w:t>
        </w:r>
        <w:r w:rsidR="000F25CE">
          <w:t>"</w:t>
        </w:r>
        <w:proofErr w:type="spellStart"/>
        <w:r w:rsidR="000F25CE" w:rsidRPr="00842B3A">
          <w:rPr>
            <w:bCs/>
            <w:i/>
            <w:iCs/>
          </w:rPr>
          <w:t>i</w:t>
        </w:r>
        <w:r w:rsidR="000F25CE">
          <w:rPr>
            <w:bCs/>
            <w:i/>
            <w:iCs/>
          </w:rPr>
          <w:t>Rating</w:t>
        </w:r>
        <w:proofErr w:type="spellEnd"/>
        <w:r w:rsidR="000F25CE">
          <w:rPr>
            <w:bCs/>
            <w:iCs/>
          </w:rPr>
          <w:t>"</w:t>
        </w:r>
      </w:ins>
    </w:p>
    <w:p w14:paraId="22DBC8CD" w14:textId="427D6C82" w:rsidR="00F110B3" w:rsidRDefault="00F110B3" w:rsidP="00F110B3">
      <w:pPr>
        <w:pStyle w:val="FlietextTH"/>
        <w:rPr>
          <w:ins w:id="669" w:author="Simson Example" w:date="2018-12-09T20:55:00Z"/>
        </w:rPr>
      </w:pPr>
      <w:proofErr w:type="spellStart"/>
      <w:ins w:id="670" w:author="Simson Example" w:date="2018-12-09T20:55:00Z">
        <w:r w:rsidRPr="00842B3A">
          <w:rPr>
            <w:b/>
          </w:rPr>
          <w:t>i</w:t>
        </w:r>
      </w:ins>
      <w:ins w:id="671" w:author="Simson Example" w:date="2018-12-10T10:54:00Z">
        <w:r w:rsidR="0066343F">
          <w:rPr>
            <w:b/>
          </w:rPr>
          <w:t>Rating</w:t>
        </w:r>
      </w:ins>
      <w:proofErr w:type="spellEnd"/>
      <w:ins w:id="672" w:author="Simson Example" w:date="2018-12-10T20:52:00Z">
        <w:r w:rsidR="00607192">
          <w:rPr>
            <w:b/>
          </w:rPr>
          <w:t>:</w:t>
        </w:r>
      </w:ins>
      <w:ins w:id="673" w:author="Simson Example" w:date="2018-12-09T20:55:00Z">
        <w:r w:rsidRPr="00842B3A">
          <w:rPr>
            <w:b/>
          </w:rPr>
          <w:t xml:space="preserve"> </w:t>
        </w:r>
        <w:r>
          <w:t>Sowohl die ausgehenden als auch die (vorausgesetzten) eingehenden Informationen werden als J</w:t>
        </w:r>
      </w:ins>
      <w:ins w:id="674" w:author="Simson Example" w:date="2018-12-10T20:32:00Z">
        <w:r w:rsidR="00B97D98">
          <w:t>SON</w:t>
        </w:r>
      </w:ins>
      <w:ins w:id="675" w:author="Simson Example" w:date="2018-12-09T20:55:00Z">
        <w:r>
          <w:t xml:space="preserve">-Datei zwischen Client und Server ausgetauscht. </w:t>
        </w:r>
      </w:ins>
    </w:p>
    <w:p w14:paraId="64B331D8" w14:textId="2BFDFA8F" w:rsidR="00F110B3" w:rsidRDefault="00F110B3" w:rsidP="00F110B3">
      <w:pPr>
        <w:pStyle w:val="FlietextTH"/>
        <w:rPr>
          <w:ins w:id="676" w:author="Simson Example" w:date="2018-12-09T20:57:00Z"/>
        </w:rPr>
      </w:pPr>
      <w:ins w:id="677" w:author="Simson Example" w:date="2018-12-09T20:55:00Z">
        <w:r>
          <w:rPr>
            <w:lang w:eastAsia="x-none"/>
          </w:rPr>
          <w:t xml:space="preserve">Möglichkeiten der REST-basierten Erreichbarkeit von </w:t>
        </w:r>
        <w:r w:rsidRPr="00842B3A">
          <w:rPr>
            <w:lang w:eastAsia="x-none"/>
          </w:rPr>
          <w:t>"</w:t>
        </w:r>
        <w:proofErr w:type="spellStart"/>
        <w:r w:rsidRPr="00842B3A">
          <w:rPr>
            <w:i/>
            <w:lang w:eastAsia="x-none"/>
          </w:rPr>
          <w:t>i</w:t>
        </w:r>
        <w:r>
          <w:rPr>
            <w:i/>
            <w:lang w:eastAsia="x-none"/>
          </w:rPr>
          <w:t>Rating</w:t>
        </w:r>
        <w:proofErr w:type="spellEnd"/>
        <w:r>
          <w:rPr>
            <w:lang w:eastAsia="x-none"/>
          </w:rPr>
          <w:t>":</w:t>
        </w:r>
      </w:ins>
      <w:ins w:id="678" w:author="Simson Example" w:date="2018-12-09T20:56:00Z">
        <w:r>
          <w:rPr>
            <w:lang w:eastAsia="x-none"/>
          </w:rPr>
          <w:tab/>
        </w:r>
      </w:ins>
      <w:ins w:id="679" w:author="Simson Example" w:date="2018-12-09T20:55:00Z">
        <w:r>
          <w:t>"/</w:t>
        </w:r>
        <w:proofErr w:type="spellStart"/>
        <w:r>
          <w:t>user</w:t>
        </w:r>
        <w:proofErr w:type="spellEnd"/>
        <w:r>
          <w:t>/:</w:t>
        </w:r>
        <w:proofErr w:type="spellStart"/>
        <w:r>
          <w:t>id</w:t>
        </w:r>
        <w:proofErr w:type="spellEnd"/>
        <w:r>
          <w:t>", "/</w:t>
        </w:r>
        <w:proofErr w:type="spellStart"/>
        <w:r>
          <w:t>auto</w:t>
        </w:r>
        <w:proofErr w:type="spellEnd"/>
        <w:r>
          <w:t>/:</w:t>
        </w:r>
        <w:proofErr w:type="spellStart"/>
        <w:r>
          <w:t>id</w:t>
        </w:r>
        <w:proofErr w:type="spellEnd"/>
        <w:r>
          <w:t>"</w:t>
        </w:r>
      </w:ins>
      <w:ins w:id="680" w:author="Simson Example" w:date="2018-12-09T20:56:00Z">
        <w:r>
          <w:t>, "/</w:t>
        </w:r>
        <w:proofErr w:type="spellStart"/>
        <w:r>
          <w:t>auto</w:t>
        </w:r>
        <w:proofErr w:type="spellEnd"/>
        <w:r>
          <w:t>"</w:t>
        </w:r>
      </w:ins>
    </w:p>
    <w:p w14:paraId="46A48493" w14:textId="7E800FC8" w:rsidR="00903E2E" w:rsidRDefault="00F110B3">
      <w:pPr>
        <w:pStyle w:val="FlietextTH"/>
        <w:ind w:left="1134" w:hanging="1134"/>
        <w:rPr>
          <w:ins w:id="681" w:author="Simson Example" w:date="2018-12-09T20:57:00Z"/>
        </w:rPr>
        <w:pPrChange w:id="682" w:author="Simson Example" w:date="2018-12-10T00:32:00Z">
          <w:pPr>
            <w:pStyle w:val="FlietextTH"/>
          </w:pPr>
        </w:pPrChange>
      </w:pPr>
      <w:ins w:id="683" w:author="Simson Example" w:date="2018-12-09T20:57:00Z">
        <w:r w:rsidRPr="0066343F">
          <w:rPr>
            <w:b/>
            <w:rPrChange w:id="684" w:author="Simson Example" w:date="2018-12-10T10:53:00Z">
              <w:rPr/>
            </w:rPrChange>
          </w:rPr>
          <w:t>/</w:t>
        </w:r>
        <w:proofErr w:type="spellStart"/>
        <w:r w:rsidRPr="0066343F">
          <w:rPr>
            <w:b/>
            <w:rPrChange w:id="685" w:author="Simson Example" w:date="2018-12-10T10:53:00Z">
              <w:rPr/>
            </w:rPrChange>
          </w:rPr>
          <w:t>user</w:t>
        </w:r>
        <w:proofErr w:type="spellEnd"/>
        <w:r w:rsidRPr="0066343F">
          <w:rPr>
            <w:b/>
            <w:rPrChange w:id="686" w:author="Simson Example" w:date="2018-12-10T10:53:00Z">
              <w:rPr/>
            </w:rPrChange>
          </w:rPr>
          <w:t>/:</w:t>
        </w:r>
        <w:proofErr w:type="spellStart"/>
        <w:r w:rsidRPr="0066343F">
          <w:rPr>
            <w:b/>
            <w:rPrChange w:id="687" w:author="Simson Example" w:date="2018-12-10T10:53:00Z">
              <w:rPr/>
            </w:rPrChange>
          </w:rPr>
          <w:t>id</w:t>
        </w:r>
        <w:proofErr w:type="spellEnd"/>
        <w:r>
          <w:tab/>
        </w:r>
      </w:ins>
      <w:ins w:id="688" w:author="Simson Example" w:date="2018-12-10T00:22:00Z">
        <w:r w:rsidR="00E17C21">
          <w:t>Ruft die Funktion "</w:t>
        </w:r>
      </w:ins>
      <w:proofErr w:type="spellStart"/>
      <w:proofErr w:type="gramStart"/>
      <w:ins w:id="689" w:author="Simson Example" w:date="2018-12-10T00:24:00Z">
        <w:r w:rsidR="00903E2E" w:rsidRPr="00903E2E">
          <w:rPr>
            <w:i/>
            <w:rPrChange w:id="690" w:author="Simson Example" w:date="2018-12-10T00:25:00Z">
              <w:rPr/>
            </w:rPrChange>
          </w:rPr>
          <w:t>getUserRating</w:t>
        </w:r>
        <w:proofErr w:type="spellEnd"/>
        <w:r w:rsidR="00903E2E" w:rsidRPr="00903E2E">
          <w:rPr>
            <w:i/>
            <w:rPrChange w:id="691" w:author="Simson Example" w:date="2018-12-10T00:25:00Z">
              <w:rPr/>
            </w:rPrChange>
          </w:rPr>
          <w:t>(</w:t>
        </w:r>
        <w:proofErr w:type="gramEnd"/>
        <w:r w:rsidR="00903E2E" w:rsidRPr="00903E2E">
          <w:rPr>
            <w:i/>
            <w:rPrChange w:id="692" w:author="Simson Example" w:date="2018-12-10T00:25:00Z">
              <w:rPr/>
            </w:rPrChange>
          </w:rPr>
          <w:t>…)</w:t>
        </w:r>
      </w:ins>
      <w:ins w:id="693" w:author="Simson Example" w:date="2018-12-10T00:25:00Z">
        <w:r w:rsidR="00903E2E">
          <w:t xml:space="preserve">" auf und </w:t>
        </w:r>
      </w:ins>
      <w:ins w:id="694" w:author="Simson Example" w:date="2018-12-10T00:28:00Z">
        <w:r w:rsidR="00903E2E">
          <w:t xml:space="preserve">liefert </w:t>
        </w:r>
      </w:ins>
      <w:ins w:id="695" w:author="Simson Example" w:date="2018-12-10T00:29:00Z">
        <w:r w:rsidR="00903E2E">
          <w:t xml:space="preserve">als Antwort </w:t>
        </w:r>
      </w:ins>
      <w:ins w:id="696" w:author="Simson Example" w:date="2018-12-10T00:35:00Z">
        <w:r w:rsidR="00FA6093">
          <w:t>die</w:t>
        </w:r>
      </w:ins>
      <w:ins w:id="697" w:author="Simson Example" w:date="2018-12-10T00:29:00Z">
        <w:r w:rsidR="00903E2E">
          <w:t xml:space="preserve"> Liste </w:t>
        </w:r>
      </w:ins>
      <w:ins w:id="698" w:author="Simson Example" w:date="2018-12-10T00:31:00Z">
        <w:r w:rsidR="00903E2E">
          <w:t>der Bewertungen eines Benutzers zurück</w:t>
        </w:r>
      </w:ins>
      <w:ins w:id="699" w:author="Simson Example" w:date="2018-12-10T13:10:00Z">
        <w:r w:rsidR="000F25CE">
          <w:t>,</w:t>
        </w:r>
      </w:ins>
      <w:ins w:id="700" w:author="Simson Example" w:date="2018-12-10T00:42:00Z">
        <w:r w:rsidR="00FA6093">
          <w:t xml:space="preserve"> dessen ID </w:t>
        </w:r>
        <w:r w:rsidR="00355139">
          <w:t>von der Client Seite mit</w:t>
        </w:r>
      </w:ins>
      <w:ins w:id="701" w:author="Simson Example" w:date="2018-12-10T00:43:00Z">
        <w:r w:rsidR="00355139">
          <w:t>geschickt worden ist.</w:t>
        </w:r>
      </w:ins>
    </w:p>
    <w:p w14:paraId="05FBF8CE" w14:textId="57F22C2F" w:rsidR="00F110B3" w:rsidRPr="000F25CE" w:rsidRDefault="00F110B3">
      <w:pPr>
        <w:pStyle w:val="FlietextTH"/>
        <w:ind w:left="1134" w:hanging="1134"/>
        <w:rPr>
          <w:ins w:id="702" w:author="Simson Example" w:date="2018-12-09T20:57:00Z"/>
        </w:rPr>
        <w:pPrChange w:id="703" w:author="Simson Example" w:date="2018-12-10T00:43:00Z">
          <w:pPr>
            <w:pStyle w:val="FlietextTH"/>
          </w:pPr>
        </w:pPrChange>
      </w:pPr>
      <w:ins w:id="704" w:author="Simson Example" w:date="2018-12-09T20:57:00Z">
        <w:r w:rsidRPr="0066343F">
          <w:rPr>
            <w:b/>
            <w:rPrChange w:id="705" w:author="Simson Example" w:date="2018-12-10T10:53:00Z">
              <w:rPr/>
            </w:rPrChange>
          </w:rPr>
          <w:t>/</w:t>
        </w:r>
        <w:proofErr w:type="spellStart"/>
        <w:r w:rsidRPr="0066343F">
          <w:rPr>
            <w:b/>
            <w:rPrChange w:id="706" w:author="Simson Example" w:date="2018-12-10T10:53:00Z">
              <w:rPr/>
            </w:rPrChange>
          </w:rPr>
          <w:t>auto</w:t>
        </w:r>
        <w:proofErr w:type="spellEnd"/>
        <w:r w:rsidRPr="0066343F">
          <w:rPr>
            <w:b/>
            <w:rPrChange w:id="707" w:author="Simson Example" w:date="2018-12-10T10:53:00Z">
              <w:rPr/>
            </w:rPrChange>
          </w:rPr>
          <w:t>/:</w:t>
        </w:r>
        <w:proofErr w:type="spellStart"/>
        <w:r w:rsidRPr="0066343F">
          <w:rPr>
            <w:b/>
            <w:rPrChange w:id="708" w:author="Simson Example" w:date="2018-12-10T10:53:00Z">
              <w:rPr/>
            </w:rPrChange>
          </w:rPr>
          <w:t>id</w:t>
        </w:r>
        <w:proofErr w:type="spellEnd"/>
        <w:r>
          <w:tab/>
        </w:r>
      </w:ins>
      <w:ins w:id="709" w:author="Simson Example" w:date="2018-12-10T00:41:00Z">
        <w:r w:rsidR="00FA6093">
          <w:t>Ruft die Funktion "</w:t>
        </w:r>
        <w:proofErr w:type="spellStart"/>
        <w:proofErr w:type="gramStart"/>
        <w:r w:rsidR="00FA6093" w:rsidRPr="00842B3A">
          <w:rPr>
            <w:i/>
          </w:rPr>
          <w:t>get</w:t>
        </w:r>
        <w:r w:rsidR="00FA6093">
          <w:rPr>
            <w:i/>
          </w:rPr>
          <w:t>Auto</w:t>
        </w:r>
        <w:r w:rsidR="00FA6093" w:rsidRPr="00842B3A">
          <w:rPr>
            <w:i/>
          </w:rPr>
          <w:t>Rating</w:t>
        </w:r>
        <w:proofErr w:type="spellEnd"/>
        <w:r w:rsidR="00FA6093" w:rsidRPr="00842B3A">
          <w:rPr>
            <w:i/>
          </w:rPr>
          <w:t>(</w:t>
        </w:r>
        <w:proofErr w:type="gramEnd"/>
        <w:r w:rsidR="00FA6093" w:rsidRPr="00842B3A">
          <w:rPr>
            <w:i/>
          </w:rPr>
          <w:t>…)</w:t>
        </w:r>
        <w:r w:rsidR="00FA6093">
          <w:t>" auf und liefert als Antwort die Liste der Bewertungen eines Elektroautos zurück</w:t>
        </w:r>
      </w:ins>
      <w:ins w:id="710" w:author="Simson Example" w:date="2018-12-10T13:09:00Z">
        <w:r w:rsidR="000F25CE">
          <w:t>,</w:t>
        </w:r>
      </w:ins>
      <w:ins w:id="711" w:author="Simson Example" w:date="2018-12-10T00:43:00Z">
        <w:r w:rsidR="00355139">
          <w:t xml:space="preserve"> dessen ID von der Client Seite mitgeschickt </w:t>
        </w:r>
        <w:r w:rsidR="00355139" w:rsidRPr="000F25CE">
          <w:t>worden ist.</w:t>
        </w:r>
      </w:ins>
    </w:p>
    <w:p w14:paraId="4B7B1501" w14:textId="3C1B4DAF" w:rsidR="00F262F9" w:rsidDel="0066343F" w:rsidRDefault="00F110B3">
      <w:pPr>
        <w:pStyle w:val="FlietextTH"/>
        <w:ind w:left="1134" w:hanging="1134"/>
        <w:rPr>
          <w:del w:id="712" w:author="Simson Example" w:date="2018-12-10T01:07:00Z"/>
        </w:rPr>
      </w:pPr>
      <w:ins w:id="713" w:author="Simson Example" w:date="2018-12-09T20:57:00Z">
        <w:r w:rsidRPr="0066343F">
          <w:rPr>
            <w:b/>
            <w:rPrChange w:id="714" w:author="Simson Example" w:date="2018-12-10T10:53:00Z">
              <w:rPr/>
            </w:rPrChange>
          </w:rPr>
          <w:t>/</w:t>
        </w:r>
        <w:proofErr w:type="spellStart"/>
        <w:r w:rsidRPr="0066343F">
          <w:rPr>
            <w:b/>
            <w:rPrChange w:id="715" w:author="Simson Example" w:date="2018-12-10T10:53:00Z">
              <w:rPr/>
            </w:rPrChange>
          </w:rPr>
          <w:t>auto</w:t>
        </w:r>
        <w:proofErr w:type="spellEnd"/>
        <w:r>
          <w:tab/>
        </w:r>
      </w:ins>
      <w:ins w:id="716" w:author="Simson Example" w:date="2018-12-10T00:41:00Z">
        <w:r w:rsidR="00FA6093">
          <w:t>Ruft die Funktion "</w:t>
        </w:r>
        <w:proofErr w:type="spellStart"/>
        <w:proofErr w:type="gramStart"/>
        <w:r w:rsidR="00FA6093">
          <w:rPr>
            <w:i/>
          </w:rPr>
          <w:t>s</w:t>
        </w:r>
        <w:r w:rsidR="00FA6093" w:rsidRPr="00842B3A">
          <w:rPr>
            <w:i/>
          </w:rPr>
          <w:t>et</w:t>
        </w:r>
        <w:r w:rsidR="00FA6093">
          <w:rPr>
            <w:i/>
          </w:rPr>
          <w:t>Auto</w:t>
        </w:r>
        <w:r w:rsidR="00FA6093" w:rsidRPr="00842B3A">
          <w:rPr>
            <w:i/>
          </w:rPr>
          <w:t>Rating</w:t>
        </w:r>
        <w:proofErr w:type="spellEnd"/>
        <w:r w:rsidR="00FA6093" w:rsidRPr="00842B3A">
          <w:rPr>
            <w:i/>
          </w:rPr>
          <w:t>(</w:t>
        </w:r>
        <w:proofErr w:type="gramEnd"/>
        <w:r w:rsidR="00FA6093" w:rsidRPr="00842B3A">
          <w:rPr>
            <w:i/>
          </w:rPr>
          <w:t>…)</w:t>
        </w:r>
        <w:r w:rsidR="00FA6093">
          <w:t>" auf</w:t>
        </w:r>
      </w:ins>
      <w:ins w:id="717" w:author="Simson Example" w:date="2018-12-10T00:56:00Z">
        <w:r w:rsidR="00355139">
          <w:t>,</w:t>
        </w:r>
      </w:ins>
      <w:ins w:id="718" w:author="Simson Example" w:date="2018-12-10T00:41:00Z">
        <w:r w:rsidR="00FA6093">
          <w:t xml:space="preserve"> </w:t>
        </w:r>
      </w:ins>
      <w:ins w:id="719" w:author="Simson Example" w:date="2018-12-10T13:09:00Z">
        <w:r w:rsidR="000F25CE">
          <w:t>durch die</w:t>
        </w:r>
      </w:ins>
      <w:ins w:id="720" w:author="Simson Example" w:date="2018-12-10T01:07:00Z">
        <w:r w:rsidR="00BA0983">
          <w:t xml:space="preserve"> </w:t>
        </w:r>
      </w:ins>
      <w:ins w:id="721" w:author="Simson Example" w:date="2018-12-10T13:09:00Z">
        <w:r w:rsidR="000F25CE">
          <w:t>mit</w:t>
        </w:r>
      </w:ins>
      <w:ins w:id="722" w:author="Simson Example" w:date="2018-12-10T01:07:00Z">
        <w:r w:rsidR="00BA0983">
          <w:t xml:space="preserve">gegebenen Daten </w:t>
        </w:r>
      </w:ins>
      <w:ins w:id="723" w:author="Simson Example" w:date="2018-12-10T13:09:00Z">
        <w:r w:rsidR="000F25CE">
          <w:t xml:space="preserve">wird </w:t>
        </w:r>
      </w:ins>
      <w:ins w:id="724" w:author="Simson Example" w:date="2018-12-10T01:07:00Z">
        <w:r w:rsidR="00BA0983">
          <w:t>eine n</w:t>
        </w:r>
      </w:ins>
      <w:ins w:id="725" w:author="Simson Example" w:date="2018-12-10T01:08:00Z">
        <w:r w:rsidR="00BA0983">
          <w:t>eue Bewertung in die Datenbank eingetragen.</w:t>
        </w:r>
      </w:ins>
    </w:p>
    <w:p w14:paraId="35CE513E" w14:textId="77777777" w:rsidR="0066343F" w:rsidRPr="0066343F" w:rsidRDefault="0066343F">
      <w:pPr>
        <w:pStyle w:val="FlietextTH"/>
        <w:ind w:left="1134" w:hanging="1134"/>
        <w:rPr>
          <w:ins w:id="726" w:author="Simson Example" w:date="2018-12-10T10:54:00Z"/>
        </w:rPr>
        <w:pPrChange w:id="727" w:author="Simson Example" w:date="2018-12-10T01:07:00Z">
          <w:pPr>
            <w:pStyle w:val="Heading3"/>
            <w:spacing w:before="240" w:after="60"/>
          </w:pPr>
        </w:pPrChange>
      </w:pPr>
    </w:p>
    <w:p w14:paraId="7B75A269" w14:textId="4273110C" w:rsidR="002B61C7" w:rsidDel="0066343F" w:rsidRDefault="002E3A4A">
      <w:pPr>
        <w:pStyle w:val="Heading3"/>
        <w:spacing w:before="240" w:after="60"/>
        <w:rPr>
          <w:del w:id="728" w:author="Simson Example" w:date="2018-12-09T20:55:00Z"/>
        </w:rPr>
        <w:pPrChange w:id="729" w:author="Simson Example" w:date="2018-12-10T10:55:00Z">
          <w:pPr>
            <w:pStyle w:val="FlietextTH"/>
            <w:ind w:left="1134" w:hanging="1134"/>
          </w:pPr>
        </w:pPrChange>
      </w:pPr>
      <w:del w:id="730" w:author="Simson Example" w:date="2018-12-09T20:55:00Z">
        <w:r w:rsidDel="00F110B3">
          <w:delText xml:space="preserve">Die </w:delText>
        </w:r>
        <w:r w:rsidR="00510B63" w:rsidRPr="00510B63" w:rsidDel="00F110B3">
          <w:rPr>
            <w:i/>
          </w:rPr>
          <w:delText>Rating</w:delText>
        </w:r>
        <w:r w:rsidDel="00F110B3">
          <w:delText>-Komponente bietet die "IRatingService"</w:delText>
        </w:r>
        <w:r w:rsidR="00510B63" w:rsidDel="00F110B3">
          <w:delText xml:space="preserve"> </w:delText>
        </w:r>
        <w:r w:rsidDel="00F110B3">
          <w:delText>Schnittstellen an</w:delText>
        </w:r>
        <w:r w:rsidR="00B37BBC" w:rsidDel="00F110B3">
          <w:delText>.</w:delText>
        </w:r>
        <w:r w:rsidR="00510B63" w:rsidDel="00F110B3">
          <w:delText xml:space="preserve"> </w:delText>
        </w:r>
        <w:r w:rsidR="00B37BBC" w:rsidDel="00F110B3">
          <w:delText xml:space="preserve">Die "IRatingService"-Schnittstelle wird </w:delText>
        </w:r>
        <w:r w:rsidDel="00F110B3">
          <w:delText xml:space="preserve">von der </w:delText>
        </w:r>
        <w:r w:rsidR="00510B63" w:rsidDel="00F110B3">
          <w:rPr>
            <w:i/>
          </w:rPr>
          <w:delText>B</w:delText>
        </w:r>
        <w:r w:rsidR="0023599C" w:rsidDel="00F110B3">
          <w:rPr>
            <w:i/>
          </w:rPr>
          <w:delText>esucher</w:delText>
        </w:r>
        <w:r w:rsidDel="00F110B3">
          <w:delText>-Komponente benötig</w:delText>
        </w:r>
        <w:r w:rsidR="00B37BBC" w:rsidDel="00F110B3">
          <w:delText>t</w:delText>
        </w:r>
        <w:r w:rsidDel="00F110B3">
          <w:delText xml:space="preserve">. Diese ermöglicht das </w:delText>
        </w:r>
        <w:r w:rsidR="00B37BBC" w:rsidDel="00F110B3">
          <w:delText>bewerten einzelner</w:delText>
        </w:r>
        <w:r w:rsidDel="00F110B3">
          <w:delText xml:space="preserve"> E</w:delText>
        </w:r>
      </w:del>
      <w:del w:id="731" w:author="Simson Example" w:date="2018-12-09T20:54:00Z">
        <w:r w:rsidDel="00F110B3">
          <w:delText>-A</w:delText>
        </w:r>
      </w:del>
      <w:del w:id="732" w:author="Simson Example" w:date="2018-12-09T20:55:00Z">
        <w:r w:rsidDel="00F110B3">
          <w:delText>utos</w:delText>
        </w:r>
        <w:r w:rsidR="00B37BBC" w:rsidDel="00F110B3">
          <w:delText xml:space="preserve"> in einem einfachen 5 Sterne Bewertungssystem</w:delText>
        </w:r>
        <w:r w:rsidDel="00F110B3">
          <w:delText>.</w:delText>
        </w:r>
        <w:bookmarkStart w:id="733" w:name="_Toc532316581"/>
        <w:bookmarkEnd w:id="733"/>
      </w:del>
    </w:p>
    <w:p w14:paraId="7C472BA1" w14:textId="24D73BF4" w:rsidR="00B45579" w:rsidRDefault="0066343F">
      <w:pPr>
        <w:pStyle w:val="Heading3"/>
        <w:spacing w:before="240" w:after="60"/>
      </w:pPr>
      <w:bookmarkStart w:id="734" w:name="_Toc532316582"/>
      <w:ins w:id="735" w:author="Simson Example" w:date="2018-12-10T10:55:00Z">
        <w:r>
          <w:t>Verhalten</w:t>
        </w:r>
      </w:ins>
      <w:bookmarkEnd w:id="734"/>
      <w:del w:id="736" w:author="Simson Example" w:date="2018-12-10T01:07:00Z">
        <w:r w:rsidR="00B45579" w:rsidDel="00BA0983">
          <w:delText>Verhalten</w:delText>
        </w:r>
      </w:del>
    </w:p>
    <w:p w14:paraId="524BA4C1" w14:textId="3A2258D5" w:rsidR="002E3A4A" w:rsidDel="00F110B3" w:rsidRDefault="002E3A4A" w:rsidP="0037367D">
      <w:pPr>
        <w:pStyle w:val="FlietextTH"/>
        <w:rPr>
          <w:del w:id="737" w:author="Simson Example" w:date="2018-12-09T19:14:00Z"/>
        </w:rPr>
      </w:pPr>
      <w:r>
        <w:t xml:space="preserve">Diese Komponente besitzt kein </w:t>
      </w:r>
      <w:proofErr w:type="gramStart"/>
      <w:r>
        <w:t>zu spezifizierendes Verhalten</w:t>
      </w:r>
      <w:proofErr w:type="gramEnd"/>
      <w:r>
        <w:t>.</w:t>
      </w:r>
    </w:p>
    <w:p w14:paraId="52B6B427" w14:textId="77777777" w:rsidR="00F110B3" w:rsidRDefault="00F110B3" w:rsidP="002E3A4A">
      <w:pPr>
        <w:pStyle w:val="FlietextTH"/>
        <w:rPr>
          <w:ins w:id="738" w:author="Simson Example" w:date="2018-12-09T20:56:00Z"/>
        </w:rPr>
      </w:pPr>
    </w:p>
    <w:p w14:paraId="61058001" w14:textId="77777777" w:rsidR="00B45579" w:rsidRPr="00B45579" w:rsidDel="0037367D" w:rsidRDefault="00B45579" w:rsidP="00B45579">
      <w:pPr>
        <w:pStyle w:val="FlietextTH"/>
        <w:rPr>
          <w:del w:id="739" w:author="Simson Example" w:date="2018-12-09T19:14:00Z"/>
          <w:lang w:eastAsia="x-none"/>
        </w:rPr>
      </w:pPr>
    </w:p>
    <w:p w14:paraId="090FAF1D" w14:textId="6BABDCB5" w:rsidR="00286123" w:rsidRDefault="00286123">
      <w:pPr>
        <w:pStyle w:val="FlietextTH"/>
        <w:pPrChange w:id="740" w:author="Simson Example" w:date="2018-12-09T19:14:00Z">
          <w:pPr/>
        </w:pPrChange>
      </w:pPr>
      <w:r>
        <w:br w:type="page"/>
      </w:r>
    </w:p>
    <w:p w14:paraId="5C318A96" w14:textId="77777777" w:rsidR="00B72F40" w:rsidRDefault="009F7E8A" w:rsidP="009F7E8A">
      <w:pPr>
        <w:pStyle w:val="Heading1"/>
        <w:spacing w:after="240"/>
      </w:pPr>
      <w:bookmarkStart w:id="741" w:name="_Toc527217654"/>
      <w:bookmarkStart w:id="742" w:name="_Toc532316583"/>
      <w:r>
        <w:lastRenderedPageBreak/>
        <w:t>Komponentenverteilung</w:t>
      </w:r>
      <w:bookmarkEnd w:id="741"/>
      <w:bookmarkEnd w:id="742"/>
    </w:p>
    <w:p w14:paraId="06759C26" w14:textId="4D7E5106" w:rsidR="00E91FBF" w:rsidRDefault="00E92CAD" w:rsidP="008B0F0E">
      <w:pPr>
        <w:pStyle w:val="FlietextTH"/>
        <w:jc w:val="center"/>
      </w:pPr>
      <w:r>
        <w:rPr>
          <w:noProof/>
        </w:rPr>
        <w:drawing>
          <wp:inline distT="0" distB="0" distL="0" distR="0" wp14:anchorId="01F72574" wp14:editId="2F5A5952">
            <wp:extent cx="5669915" cy="5596255"/>
            <wp:effectExtent l="0" t="0" r="698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omponentenverteilung.png"/>
                    <pic:cNvPicPr/>
                  </pic:nvPicPr>
                  <pic:blipFill>
                    <a:blip r:embed="rId25">
                      <a:extLst>
                        <a:ext uri="{28A0092B-C50C-407E-A947-70E740481C1C}">
                          <a14:useLocalDpi xmlns:a14="http://schemas.microsoft.com/office/drawing/2010/main" val="0"/>
                        </a:ext>
                      </a:extLst>
                    </a:blip>
                    <a:stretch>
                      <a:fillRect/>
                    </a:stretch>
                  </pic:blipFill>
                  <pic:spPr>
                    <a:xfrm>
                      <a:off x="0" y="0"/>
                      <a:ext cx="5669915" cy="5596255"/>
                    </a:xfrm>
                    <a:prstGeom prst="rect">
                      <a:avLst/>
                    </a:prstGeom>
                  </pic:spPr>
                </pic:pic>
              </a:graphicData>
            </a:graphic>
          </wp:inline>
        </w:drawing>
      </w:r>
    </w:p>
    <w:p w14:paraId="35DE2389" w14:textId="0E731292" w:rsidR="008B0F0E" w:rsidRDefault="008B0F0E" w:rsidP="008B0F0E">
      <w:pPr>
        <w:pStyle w:val="FlietextTH"/>
        <w:jc w:val="center"/>
      </w:pPr>
      <w:r>
        <w:t xml:space="preserve">Abbildung </w:t>
      </w:r>
      <w:ins w:id="743" w:author="Simson Example" w:date="2018-12-10T20:48:00Z">
        <w:r w:rsidR="00607192">
          <w:t>4</w:t>
        </w:r>
      </w:ins>
      <w:del w:id="744" w:author="Simson Example" w:date="2018-12-10T20:48:00Z">
        <w:r w:rsidR="00240119" w:rsidDel="00607192">
          <w:delText>3</w:delText>
        </w:r>
      </w:del>
      <w:r>
        <w:t>.</w:t>
      </w:r>
      <w:r w:rsidR="00240119">
        <w:t>1</w:t>
      </w:r>
      <w:r>
        <w:t xml:space="preserve">: </w:t>
      </w:r>
      <w:r w:rsidRPr="008B0F0E">
        <w:t>Verteilungsdiagramm</w:t>
      </w:r>
      <w:r>
        <w:t xml:space="preserve"> des Systems</w:t>
      </w:r>
    </w:p>
    <w:p w14:paraId="4009F4B6" w14:textId="77777777" w:rsidR="00607192" w:rsidRDefault="00607192" w:rsidP="00607192">
      <w:pPr>
        <w:pStyle w:val="FlietextTH"/>
        <w:rPr>
          <w:ins w:id="745" w:author="Simson Example" w:date="2018-12-10T20:48:00Z"/>
        </w:rPr>
      </w:pPr>
      <w:ins w:id="746" w:author="Simson Example" w:date="2018-12-10T20:48:00Z">
        <w:r>
          <w:t xml:space="preserve">Abbildung 4.1 zeigt die Komponentenverteilung des Systems. Das System ist unter drei </w:t>
        </w:r>
        <w:r w:rsidRPr="0061601A">
          <w:rPr>
            <w:i/>
          </w:rPr>
          <w:t>Devices</w:t>
        </w:r>
        <w:r>
          <w:t xml:space="preserve"> erreichbar. Einerseits in einem beliebigen Web-Browser, als normale Desktop Applikation und zusätzlich noch als Mobile-App.</w:t>
        </w:r>
      </w:ins>
    </w:p>
    <w:p w14:paraId="58FDB21F" w14:textId="77777777" w:rsidR="00607192" w:rsidRDefault="00607192" w:rsidP="00607192">
      <w:pPr>
        <w:pStyle w:val="FlietextTH"/>
        <w:rPr>
          <w:ins w:id="747" w:author="Simson Example" w:date="2018-12-10T20:48:00Z"/>
        </w:rPr>
      </w:pPr>
      <w:ins w:id="748" w:author="Simson Example" w:date="2018-12-10T20:48:00Z">
        <w:r>
          <w:t>Der Admin Bereich, welcher nur aus dem Web-Browser erreichbar ist, sowie die Web-Browser Version der Applikation, sprechen einen zusätzlichen Web Service an.</w:t>
        </w:r>
      </w:ins>
    </w:p>
    <w:p w14:paraId="17A73E75" w14:textId="77777777" w:rsidR="00607192" w:rsidRDefault="00607192" w:rsidP="00607192">
      <w:pPr>
        <w:pStyle w:val="FlietextTH"/>
        <w:rPr>
          <w:ins w:id="749" w:author="Simson Example" w:date="2018-12-10T20:48:00Z"/>
        </w:rPr>
      </w:pPr>
      <w:ins w:id="750" w:author="Simson Example" w:date="2018-12-10T20:48:00Z">
        <w:r>
          <w:t xml:space="preserve">Die eigentliche Logik des Systems, welche vom Web Service, den Desktop- und den Mobile-Applikationen angesprochen wird, liegt als </w:t>
        </w:r>
        <w:proofErr w:type="spellStart"/>
        <w:r>
          <w:t>RESTful</w:t>
        </w:r>
        <w:proofErr w:type="spellEnd"/>
        <w:r>
          <w:t xml:space="preserve"> API Server vor.</w:t>
        </w:r>
      </w:ins>
    </w:p>
    <w:p w14:paraId="0613D743" w14:textId="77777777" w:rsidR="00607192" w:rsidRDefault="00607192" w:rsidP="00607192">
      <w:pPr>
        <w:pStyle w:val="FlietextTH"/>
        <w:rPr>
          <w:ins w:id="751" w:author="Simson Example" w:date="2018-12-10T20:48:00Z"/>
        </w:rPr>
      </w:pPr>
      <w:ins w:id="752" w:author="Simson Example" w:date="2018-12-10T20:48:00Z">
        <w:r>
          <w:t xml:space="preserve">Sowohl der </w:t>
        </w:r>
        <w:proofErr w:type="spellStart"/>
        <w:r>
          <w:t>RESTful</w:t>
        </w:r>
        <w:proofErr w:type="spellEnd"/>
        <w:r>
          <w:t xml:space="preserve"> API Server als auch die externe phpMyAdmin Komponente greifen auf den Datenbank Server zu.</w:t>
        </w:r>
      </w:ins>
    </w:p>
    <w:p w14:paraId="4F8ED715" w14:textId="28F0A2E6" w:rsidR="008B0F0E" w:rsidDel="00607192" w:rsidRDefault="00607192" w:rsidP="009F7E8A">
      <w:pPr>
        <w:pStyle w:val="FlietextTH"/>
        <w:rPr>
          <w:del w:id="753" w:author="Simson Example" w:date="2018-12-10T20:48:00Z"/>
        </w:rPr>
      </w:pPr>
      <w:ins w:id="754" w:author="Simson Example" w:date="2018-12-10T20:48:00Z">
        <w:r>
          <w:t xml:space="preserve">Je nach gegebener Hardware und Auslastung bzw. Verwendung der Applikation ist ein Zusammenschluss der </w:t>
        </w:r>
        <w:r w:rsidRPr="0061601A">
          <w:rPr>
            <w:i/>
          </w:rPr>
          <w:t>Devices Web Server</w:t>
        </w:r>
        <w:r>
          <w:t xml:space="preserve">, </w:t>
        </w:r>
        <w:proofErr w:type="spellStart"/>
        <w:r w:rsidRPr="0061601A">
          <w:rPr>
            <w:i/>
          </w:rPr>
          <w:t>Application</w:t>
        </w:r>
        <w:proofErr w:type="spellEnd"/>
        <w:r w:rsidRPr="0061601A">
          <w:rPr>
            <w:i/>
          </w:rPr>
          <w:t xml:space="preserve"> Server</w:t>
        </w:r>
        <w:r>
          <w:t xml:space="preserve"> und </w:t>
        </w:r>
        <w:r w:rsidRPr="0061601A">
          <w:rPr>
            <w:i/>
          </w:rPr>
          <w:t>Database Server</w:t>
        </w:r>
        <w:r>
          <w:t xml:space="preserve"> möglich.</w:t>
        </w:r>
      </w:ins>
    </w:p>
    <w:p w14:paraId="75EEFFCA" w14:textId="77777777" w:rsidR="00E92CAD" w:rsidRPr="009F7E8A" w:rsidRDefault="00E92CAD" w:rsidP="009F7E8A">
      <w:pPr>
        <w:pStyle w:val="FlietextTH"/>
      </w:pPr>
    </w:p>
    <w:sectPr w:rsidR="00E92CAD" w:rsidRPr="009F7E8A" w:rsidSect="00B52195">
      <w:headerReference w:type="default" r:id="rId26"/>
      <w:footerReference w:type="default" r:id="rId27"/>
      <w:headerReference w:type="first" r:id="rId28"/>
      <w:footerReference w:type="first" r:id="rId29"/>
      <w:type w:val="continuous"/>
      <w:pgSz w:w="11906" w:h="16838" w:code="9"/>
      <w:pgMar w:top="1576" w:right="1117" w:bottom="1293" w:left="1860" w:header="567"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B27382" w14:textId="77777777" w:rsidR="003018C3" w:rsidRPr="00002548" w:rsidRDefault="003018C3" w:rsidP="00002548">
      <w:r>
        <w:separator/>
      </w:r>
    </w:p>
  </w:endnote>
  <w:endnote w:type="continuationSeparator" w:id="0">
    <w:p w14:paraId="09102B97" w14:textId="77777777" w:rsidR="003018C3" w:rsidRPr="00002548" w:rsidRDefault="003018C3" w:rsidP="00002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yriad Pro">
    <w:altName w:val="Arial"/>
    <w:panose1 w:val="00000000000000000000"/>
    <w:charset w:val="00"/>
    <w:family w:val="swiss"/>
    <w:notTrueType/>
    <w:pitch w:val="variable"/>
    <w:sig w:usb0="00000001" w:usb1="5000204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55C5A7" w14:textId="77777777" w:rsidR="00FA6093" w:rsidRPr="00E96915" w:rsidRDefault="00FA6093" w:rsidP="00910F74">
    <w:pPr>
      <w:pStyle w:val="Kopf-FuzeileTH"/>
      <w:tabs>
        <w:tab w:val="left" w:pos="6747"/>
      </w:tabs>
    </w:pPr>
    <w:bookmarkStart w:id="755" w:name="OLE_LINK7"/>
    <w:bookmarkStart w:id="756" w:name="OLE_LINK8"/>
    <w:bookmarkStart w:id="757" w:name="OLE_LINK17"/>
    <w:bookmarkStart w:id="758" w:name="OLE_LINK18"/>
    <w:bookmarkStart w:id="759" w:name="OLE_LINK19"/>
    <w:bookmarkStart w:id="760" w:name="OLE_LINK45"/>
    <w:bookmarkStart w:id="761" w:name="OLE_LINK46"/>
    <w:r>
      <w:t>TH Köln</w:t>
    </w:r>
    <w:bookmarkEnd w:id="755"/>
    <w:bookmarkEnd w:id="756"/>
    <w:bookmarkEnd w:id="757"/>
    <w:bookmarkEnd w:id="758"/>
    <w:bookmarkEnd w:id="759"/>
    <w:bookmarkEnd w:id="760"/>
    <w:bookmarkEnd w:id="761"/>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6861E8" w14:textId="77777777" w:rsidR="00FA6093" w:rsidRDefault="00FA6093">
    <w:r>
      <w:rPr>
        <w:noProof/>
      </w:rPr>
      <w:drawing>
        <wp:anchor distT="0" distB="0" distL="114300" distR="114300" simplePos="0" relativeHeight="251659264" behindDoc="1" locked="1" layoutInCell="1" allowOverlap="1" wp14:anchorId="7F7D8A5D" wp14:editId="0E320CBF">
          <wp:simplePos x="0" y="0"/>
          <wp:positionH relativeFrom="page">
            <wp:posOffset>4723765</wp:posOffset>
          </wp:positionH>
          <wp:positionV relativeFrom="page">
            <wp:posOffset>9184640</wp:posOffset>
          </wp:positionV>
          <wp:extent cx="1472040" cy="799560"/>
          <wp:effectExtent l="0" t="0" r="0" b="635"/>
          <wp:wrapTight wrapText="bothSides">
            <wp:wrapPolygon edited="0">
              <wp:start x="0" y="0"/>
              <wp:lineTo x="0" y="21102"/>
              <wp:lineTo x="8107" y="21102"/>
              <wp:lineTo x="9505" y="21102"/>
              <wp:lineTo x="13139" y="21102"/>
              <wp:lineTo x="13418" y="16985"/>
              <wp:lineTo x="11182" y="16470"/>
              <wp:lineTo x="21246" y="12867"/>
              <wp:lineTo x="21246" y="8235"/>
              <wp:lineTo x="19009" y="6691"/>
              <wp:lineTo x="19009" y="1029"/>
              <wp:lineTo x="12859" y="0"/>
              <wp:lineTo x="0" y="0"/>
            </wp:wrapPolygon>
          </wp:wrapTight>
          <wp:docPr id="12" name="Grafik 12" descr="Logo TH Kö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K_22pt.emf"/>
                  <pic:cNvPicPr/>
                </pic:nvPicPr>
                <pic:blipFill>
                  <a:blip r:embed="rId1">
                    <a:extLst>
                      <a:ext uri="{28A0092B-C50C-407E-A947-70E740481C1C}">
                        <a14:useLocalDpi xmlns:a14="http://schemas.microsoft.com/office/drawing/2010/main" val="0"/>
                      </a:ext>
                    </a:extLst>
                  </a:blip>
                  <a:stretch>
                    <a:fillRect/>
                  </a:stretch>
                </pic:blipFill>
                <pic:spPr>
                  <a:xfrm>
                    <a:off x="0" y="0"/>
                    <a:ext cx="1472040" cy="79956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6BC191" w14:textId="77777777" w:rsidR="003018C3" w:rsidRPr="00F86A26" w:rsidRDefault="003018C3" w:rsidP="00F86A26"/>
  </w:footnote>
  <w:footnote w:type="continuationSeparator" w:id="0">
    <w:p w14:paraId="29394F3C" w14:textId="77777777" w:rsidR="003018C3" w:rsidRPr="00002548" w:rsidRDefault="003018C3" w:rsidP="00002548">
      <w:r>
        <w:continuationSeparator/>
      </w:r>
    </w:p>
  </w:footnote>
  <w:footnote w:id="1">
    <w:p w14:paraId="790863D8" w14:textId="29E8967C" w:rsidR="00FA6093" w:rsidRDefault="00FA6093">
      <w:pPr>
        <w:pStyle w:val="FootnoteText"/>
      </w:pPr>
      <w:r w:rsidRPr="000F25CE">
        <w:rPr>
          <w:rStyle w:val="FootnoteReference"/>
          <w:sz w:val="20"/>
          <w:rPrChange w:id="93" w:author="Simson Example" w:date="2018-12-10T13:07:00Z">
            <w:rPr>
              <w:rStyle w:val="FootnoteReference"/>
              <w:szCs w:val="15"/>
            </w:rPr>
          </w:rPrChange>
        </w:rPr>
        <w:footnoteRef/>
      </w:r>
      <w:r>
        <w:t xml:space="preserve"> Eine Komponente in diesem System:</w:t>
      </w:r>
    </w:p>
    <w:p w14:paraId="5AE1CE9D" w14:textId="1C35AEC2" w:rsidR="00FA6093" w:rsidRDefault="00FA6093" w:rsidP="00E7750C">
      <w:pPr>
        <w:pStyle w:val="FootnoteText"/>
        <w:tabs>
          <w:tab w:val="clear" w:pos="227"/>
          <w:tab w:val="left" w:pos="426"/>
        </w:tabs>
        <w:ind w:left="1134" w:hanging="992"/>
      </w:pPr>
      <w:r>
        <w:t>Client-Seite:</w:t>
      </w:r>
      <w:r>
        <w:tab/>
        <w:t xml:space="preserve">Ist in Form eines Ordners zu finden. In solch einem Ordner liegt u.a. eine </w:t>
      </w:r>
      <w:proofErr w:type="spellStart"/>
      <w:r>
        <w:t>TypeScript</w:t>
      </w:r>
      <w:proofErr w:type="spellEnd"/>
      <w:r>
        <w:t>-Datei, diese liefert die Logik und bietet Schnittstellen in Form von Funktionen.</w:t>
      </w:r>
    </w:p>
    <w:p w14:paraId="4E6360F4" w14:textId="6C4E3AF2" w:rsidR="00FA6093" w:rsidRPr="00E7750C" w:rsidRDefault="00FA6093" w:rsidP="00E7750C">
      <w:pPr>
        <w:pStyle w:val="FootnoteText"/>
        <w:tabs>
          <w:tab w:val="clear" w:pos="227"/>
          <w:tab w:val="left" w:pos="426"/>
        </w:tabs>
        <w:ind w:left="1134" w:hanging="992"/>
      </w:pPr>
      <w:r>
        <w:t>Server-Seite:</w:t>
      </w:r>
      <w:r>
        <w:tab/>
        <w:t>Ist in Form von einzelnen JavaScript-Dateien zu finden.</w:t>
      </w:r>
    </w:p>
  </w:footnote>
  <w:footnote w:id="2">
    <w:p w14:paraId="23511143" w14:textId="50CDD30B" w:rsidR="00FA6093" w:rsidRPr="00E7750C" w:rsidRDefault="00FA6093">
      <w:pPr>
        <w:pStyle w:val="FootnoteText"/>
      </w:pPr>
      <w:r>
        <w:rPr>
          <w:rStyle w:val="FootnoteReference"/>
        </w:rPr>
        <w:footnoteRef/>
      </w:r>
      <w:r w:rsidRPr="00E7750C">
        <w:t xml:space="preserve"> </w:t>
      </w:r>
      <w:hyperlink r:id="rId1" w:history="1">
        <w:r w:rsidRPr="00AC00EB">
          <w:rPr>
            <w:rStyle w:val="Hyperlink"/>
            <w:rFonts w:eastAsia="Times New Roman"/>
            <w:color w:val="0044CC"/>
            <w:szCs w:val="15"/>
            <w:u w:val="single"/>
          </w:rPr>
          <w:t>https://www.phpmyadmin.net/</w:t>
        </w:r>
      </w:hyperlink>
      <w:r w:rsidRPr="00E7750C">
        <w:tab/>
      </w:r>
      <w:r w:rsidRPr="00E7750C">
        <w:tab/>
        <w:t>Stand: 12.11.2018</w:t>
      </w:r>
    </w:p>
  </w:footnote>
  <w:footnote w:id="3">
    <w:p w14:paraId="7FE1B959" w14:textId="3D9F1520" w:rsidR="00FA6093" w:rsidRPr="00DA5414" w:rsidRDefault="00FA6093">
      <w:pPr>
        <w:pStyle w:val="FootnoteText"/>
        <w:rPr>
          <w:rPrChange w:id="105" w:author="Florian" w:date="2018-12-11T18:08:00Z">
            <w:rPr>
              <w:lang w:val="en-US"/>
            </w:rPr>
          </w:rPrChange>
        </w:rPr>
      </w:pPr>
      <w:r>
        <w:rPr>
          <w:rStyle w:val="FootnoteReference"/>
        </w:rPr>
        <w:footnoteRef/>
      </w:r>
      <w:r w:rsidRPr="00DA5414">
        <w:rPr>
          <w:rPrChange w:id="106" w:author="Florian" w:date="2018-12-11T18:08:00Z">
            <w:rPr>
              <w:lang w:val="en-US"/>
            </w:rPr>
          </w:rPrChange>
        </w:rPr>
        <w:t xml:space="preserve"> </w:t>
      </w:r>
      <w:r w:rsidR="003018C3">
        <w:rPr>
          <w:rStyle w:val="Hyperlink"/>
          <w:rFonts w:eastAsia="Times New Roman"/>
          <w:color w:val="0044CC"/>
          <w:szCs w:val="15"/>
          <w:u w:val="single"/>
          <w:lang w:val="en-US"/>
        </w:rPr>
        <w:fldChar w:fldCharType="begin"/>
      </w:r>
      <w:r w:rsidR="003018C3" w:rsidRPr="00DA5414">
        <w:rPr>
          <w:rStyle w:val="Hyperlink"/>
          <w:rFonts w:eastAsia="Times New Roman"/>
          <w:color w:val="0044CC"/>
          <w:szCs w:val="15"/>
          <w:u w:val="single"/>
          <w:rPrChange w:id="107" w:author="Florian" w:date="2018-12-11T18:08:00Z">
            <w:rPr>
              <w:rStyle w:val="Hyperlink"/>
              <w:rFonts w:eastAsia="Times New Roman"/>
              <w:color w:val="0044CC"/>
              <w:szCs w:val="15"/>
              <w:u w:val="single"/>
              <w:lang w:val="en-US"/>
            </w:rPr>
          </w:rPrChange>
        </w:rPr>
        <w:instrText xml:space="preserve"> HYPERLINK "https://www.phpmyadmin.net/docs/" </w:instrText>
      </w:r>
      <w:r w:rsidR="003018C3">
        <w:rPr>
          <w:rStyle w:val="Hyperlink"/>
          <w:rFonts w:eastAsia="Times New Roman"/>
          <w:color w:val="0044CC"/>
          <w:szCs w:val="15"/>
          <w:u w:val="single"/>
          <w:lang w:val="en-US"/>
        </w:rPr>
        <w:fldChar w:fldCharType="separate"/>
      </w:r>
      <w:r w:rsidRPr="00DA5414">
        <w:rPr>
          <w:rStyle w:val="Hyperlink"/>
          <w:rFonts w:eastAsia="Times New Roman"/>
          <w:color w:val="0044CC"/>
          <w:szCs w:val="15"/>
          <w:u w:val="single"/>
          <w:rPrChange w:id="108" w:author="Florian" w:date="2018-12-11T18:08:00Z">
            <w:rPr>
              <w:rStyle w:val="Hyperlink"/>
              <w:rFonts w:eastAsia="Times New Roman"/>
              <w:color w:val="0044CC"/>
              <w:szCs w:val="15"/>
              <w:u w:val="single"/>
              <w:lang w:val="en-US"/>
            </w:rPr>
          </w:rPrChange>
        </w:rPr>
        <w:t>https://www.phpmyadmin.net/docs/</w:t>
      </w:r>
      <w:r w:rsidR="003018C3">
        <w:rPr>
          <w:rStyle w:val="Hyperlink"/>
          <w:rFonts w:eastAsia="Times New Roman"/>
          <w:color w:val="0044CC"/>
          <w:szCs w:val="15"/>
          <w:u w:val="single"/>
          <w:lang w:val="en-US"/>
        </w:rPr>
        <w:fldChar w:fldCharType="end"/>
      </w:r>
      <w:r w:rsidRPr="00DA5414">
        <w:rPr>
          <w:rPrChange w:id="109" w:author="Florian" w:date="2018-12-11T18:08:00Z">
            <w:rPr>
              <w:lang w:val="en-US"/>
            </w:rPr>
          </w:rPrChange>
        </w:rPr>
        <w:tab/>
        <w:t>Stand: 12.11.2018</w:t>
      </w:r>
    </w:p>
  </w:footnote>
  <w:footnote w:id="4">
    <w:p w14:paraId="5CE8A87F" w14:textId="3321ECAB" w:rsidR="00DA5414" w:rsidRPr="00DA5414" w:rsidRDefault="00DA5414" w:rsidP="00DA5414">
      <w:pPr>
        <w:pStyle w:val="FootnoteText"/>
        <w:rPr>
          <w:ins w:id="167" w:author="Florian" w:date="2018-12-11T18:16:00Z"/>
          <w:rPrChange w:id="168" w:author="Florian" w:date="2018-12-11T18:16:00Z">
            <w:rPr>
              <w:ins w:id="169" w:author="Florian" w:date="2018-12-11T18:16:00Z"/>
              <w:lang w:val="en-US"/>
            </w:rPr>
          </w:rPrChange>
        </w:rPr>
      </w:pPr>
      <w:ins w:id="170" w:author="Florian" w:date="2018-12-11T18:16:00Z">
        <w:r>
          <w:rPr>
            <w:rStyle w:val="FootnoteReference"/>
          </w:rPr>
          <w:footnoteRef/>
        </w:r>
        <w:r w:rsidRPr="00DA5414">
          <w:rPr>
            <w:rPrChange w:id="171" w:author="Florian" w:date="2018-12-11T18:16:00Z">
              <w:rPr/>
            </w:rPrChange>
          </w:rPr>
          <w:t xml:space="preserve"> </w:t>
        </w:r>
        <w:r w:rsidRPr="00DA5414">
          <w:rPr>
            <w:rPrChange w:id="172" w:author="Florian" w:date="2018-12-11T18:16:00Z">
              <w:rPr>
                <w:lang w:val="en-US"/>
              </w:rPr>
            </w:rPrChange>
          </w:rPr>
          <w:t>Wikipedia Zitat:</w:t>
        </w:r>
        <w:r w:rsidRPr="00DA5414">
          <w:rPr>
            <w:rPrChange w:id="173" w:author="Florian" w:date="2018-12-11T18:16:00Z">
              <w:rPr>
                <w:lang w:val="en-US"/>
              </w:rPr>
            </w:rPrChange>
          </w:rPr>
          <w:t xml:space="preserve"> </w:t>
        </w:r>
        <w:r w:rsidRPr="00314819">
          <w:rPr>
            <w:rStyle w:val="Hyperlink"/>
            <w:rFonts w:eastAsia="Times New Roman"/>
            <w:color w:val="0044CC"/>
            <w:szCs w:val="15"/>
            <w:u w:val="single"/>
          </w:rPr>
          <w:fldChar w:fldCharType="begin"/>
        </w:r>
        <w:r w:rsidRPr="00DA5414">
          <w:rPr>
            <w:rStyle w:val="Hyperlink"/>
            <w:rFonts w:eastAsia="Times New Roman"/>
            <w:color w:val="0044CC"/>
            <w:szCs w:val="15"/>
            <w:u w:val="single"/>
            <w:rPrChange w:id="174" w:author="Florian" w:date="2018-12-11T18:16:00Z">
              <w:rPr>
                <w:rStyle w:val="Hyperlink"/>
                <w:rFonts w:eastAsia="Times New Roman"/>
                <w:color w:val="0044CC"/>
                <w:szCs w:val="15"/>
                <w:u w:val="single"/>
                <w:lang w:val="en-US"/>
              </w:rPr>
            </w:rPrChange>
          </w:rPr>
          <w:instrText xml:space="preserve"> HYPERLINK "https://de.wikipedia.org/wiki/Representational_State_Transfer" </w:instrText>
        </w:r>
        <w:r w:rsidRPr="00314819">
          <w:rPr>
            <w:rStyle w:val="Hyperlink"/>
            <w:rFonts w:eastAsia="Times New Roman"/>
            <w:color w:val="0044CC"/>
            <w:szCs w:val="15"/>
            <w:u w:val="single"/>
          </w:rPr>
        </w:r>
        <w:r w:rsidRPr="00314819">
          <w:rPr>
            <w:rStyle w:val="Hyperlink"/>
            <w:rFonts w:eastAsia="Times New Roman"/>
            <w:color w:val="0044CC"/>
            <w:szCs w:val="15"/>
            <w:u w:val="single"/>
          </w:rPr>
          <w:fldChar w:fldCharType="separate"/>
        </w:r>
        <w:r w:rsidRPr="00DA5414">
          <w:rPr>
            <w:rStyle w:val="Hyperlink"/>
            <w:rFonts w:eastAsia="Times New Roman"/>
            <w:color w:val="0044CC"/>
            <w:szCs w:val="15"/>
            <w:u w:val="single"/>
            <w:rPrChange w:id="175" w:author="Florian" w:date="2018-12-11T18:16:00Z">
              <w:rPr>
                <w:rStyle w:val="Hyperlink"/>
                <w:rFonts w:eastAsia="Times New Roman"/>
                <w:color w:val="0044CC"/>
                <w:szCs w:val="15"/>
                <w:u w:val="single"/>
                <w:lang w:val="en-US"/>
              </w:rPr>
            </w:rPrChange>
          </w:rPr>
          <w:t>https://de.wikipedia.org/wiki/Representational_State_Transfer</w:t>
        </w:r>
        <w:r w:rsidRPr="00314819">
          <w:rPr>
            <w:rStyle w:val="Hyperlink"/>
            <w:rFonts w:eastAsia="Times New Roman"/>
            <w:color w:val="0044CC"/>
            <w:szCs w:val="15"/>
            <w:u w:val="single"/>
          </w:rPr>
          <w:fldChar w:fldCharType="end"/>
        </w:r>
        <w:r w:rsidRPr="00DA5414">
          <w:rPr>
            <w:rPrChange w:id="176" w:author="Florian" w:date="2018-12-11T18:17:00Z">
              <w:rPr>
                <w:rStyle w:val="Hyperlink"/>
                <w:rFonts w:eastAsia="Times New Roman"/>
                <w:color w:val="0044CC"/>
                <w:szCs w:val="15"/>
                <w:u w:val="single"/>
              </w:rPr>
            </w:rPrChange>
          </w:rPr>
          <w:tab/>
        </w:r>
      </w:ins>
      <w:ins w:id="177" w:author="Florian" w:date="2018-12-11T18:26:00Z">
        <w:r w:rsidR="000E18E9">
          <w:tab/>
        </w:r>
      </w:ins>
      <w:ins w:id="178" w:author="Florian" w:date="2018-12-11T18:16:00Z">
        <w:r w:rsidRPr="00DA5414">
          <w:rPr>
            <w:rPrChange w:id="179" w:author="Florian" w:date="2018-12-11T18:17:00Z">
              <w:rPr>
                <w:rStyle w:val="Hyperlink"/>
                <w:rFonts w:eastAsia="Times New Roman"/>
                <w:color w:val="0044CC"/>
                <w:szCs w:val="15"/>
                <w:u w:val="single"/>
              </w:rPr>
            </w:rPrChange>
          </w:rPr>
          <w:t>Stand:</w:t>
        </w:r>
      </w:ins>
      <w:ins w:id="180" w:author="Florian" w:date="2018-12-11T18:17:00Z">
        <w:r w:rsidRPr="00DA5414">
          <w:rPr>
            <w:rPrChange w:id="181" w:author="Florian" w:date="2018-12-11T18:17:00Z">
              <w:rPr>
                <w:rStyle w:val="Hyperlink"/>
                <w:rFonts w:eastAsia="Times New Roman"/>
                <w:color w:val="0044CC"/>
                <w:szCs w:val="15"/>
                <w:u w:val="single"/>
              </w:rPr>
            </w:rPrChange>
          </w:rPr>
          <w:t xml:space="preserve"> 11.12.2018</w:t>
        </w:r>
      </w:ins>
    </w:p>
  </w:footnote>
  <w:footnote w:id="5">
    <w:p w14:paraId="0ADBE64F" w14:textId="35630775" w:rsidR="000E18E9" w:rsidRPr="000E18E9" w:rsidRDefault="000E18E9" w:rsidP="000E18E9">
      <w:pPr>
        <w:pStyle w:val="FootnoteText"/>
        <w:rPr>
          <w:rPrChange w:id="214" w:author="Florian" w:date="2018-12-11T18:25:00Z">
            <w:rPr/>
          </w:rPrChange>
        </w:rPr>
        <w:pPrChange w:id="215" w:author="Florian" w:date="2018-12-11T18:25:00Z">
          <w:pPr>
            <w:pStyle w:val="FootnoteText"/>
          </w:pPr>
        </w:pPrChange>
      </w:pPr>
      <w:ins w:id="216" w:author="Florian" w:date="2018-12-11T18:24:00Z">
        <w:r>
          <w:rPr>
            <w:rStyle w:val="FootnoteReference"/>
          </w:rPr>
          <w:footnoteRef/>
        </w:r>
        <w:r>
          <w:t xml:space="preserve"> </w:t>
        </w:r>
      </w:ins>
      <w:ins w:id="217" w:author="Florian" w:date="2018-12-11T18:25:00Z">
        <w:r>
          <w:t xml:space="preserve">Liste der Standard </w:t>
        </w:r>
        <w:r w:rsidRPr="000E18E9">
          <w:rPr>
            <w:rPrChange w:id="218" w:author="Florian" w:date="2018-12-11T18:25:00Z">
              <w:rPr>
                <w:lang w:val="en-US"/>
              </w:rPr>
            </w:rPrChange>
          </w:rPr>
          <w:t>HTTP-Statuscodes:</w:t>
        </w:r>
        <w:r>
          <w:t xml:space="preserve"> </w:t>
        </w:r>
        <w:r w:rsidRPr="000E18E9">
          <w:rPr>
            <w:rStyle w:val="Hyperlink"/>
            <w:rFonts w:eastAsia="Times New Roman"/>
            <w:color w:val="0044CC"/>
            <w:szCs w:val="15"/>
            <w:u w:val="single"/>
            <w:rPrChange w:id="219" w:author="Florian" w:date="2018-12-11T18:26:00Z">
              <w:rPr/>
            </w:rPrChange>
          </w:rPr>
          <w:fldChar w:fldCharType="begin"/>
        </w:r>
        <w:r w:rsidRPr="000E18E9">
          <w:rPr>
            <w:rStyle w:val="Hyperlink"/>
            <w:rFonts w:eastAsia="Times New Roman"/>
            <w:color w:val="0044CC"/>
            <w:szCs w:val="15"/>
            <w:u w:val="single"/>
            <w:rPrChange w:id="220" w:author="Florian" w:date="2018-12-11T18:26:00Z">
              <w:rPr/>
            </w:rPrChange>
          </w:rPr>
          <w:instrText xml:space="preserve"> HYPERLINK "https://de.wikipedia.org/wiki/HTTP-Statuscode" </w:instrText>
        </w:r>
        <w:r w:rsidRPr="000E18E9">
          <w:rPr>
            <w:rStyle w:val="Hyperlink"/>
            <w:rFonts w:eastAsia="Times New Roman"/>
            <w:color w:val="0044CC"/>
            <w:szCs w:val="15"/>
            <w:u w:val="single"/>
            <w:rPrChange w:id="221" w:author="Florian" w:date="2018-12-11T18:26:00Z">
              <w:rPr/>
            </w:rPrChange>
          </w:rPr>
          <w:fldChar w:fldCharType="separate"/>
        </w:r>
        <w:r w:rsidRPr="000E18E9">
          <w:rPr>
            <w:rStyle w:val="Hyperlink"/>
            <w:rFonts w:eastAsia="Times New Roman"/>
            <w:color w:val="0044CC"/>
            <w:szCs w:val="15"/>
            <w:u w:val="single"/>
            <w:rPrChange w:id="222" w:author="Florian" w:date="2018-12-11T18:26:00Z">
              <w:rPr>
                <w:rStyle w:val="Hyperlink"/>
              </w:rPr>
            </w:rPrChange>
          </w:rPr>
          <w:t>https://de.wikipedia.org/wiki/HTTP-Statuscode</w:t>
        </w:r>
        <w:r w:rsidRPr="000E18E9">
          <w:rPr>
            <w:rStyle w:val="Hyperlink"/>
            <w:rFonts w:eastAsia="Times New Roman"/>
            <w:color w:val="0044CC"/>
            <w:szCs w:val="15"/>
            <w:u w:val="single"/>
            <w:rPrChange w:id="223" w:author="Florian" w:date="2018-12-11T18:26:00Z">
              <w:rPr/>
            </w:rPrChange>
          </w:rPr>
          <w:fldChar w:fldCharType="end"/>
        </w:r>
        <w:r>
          <w:tab/>
          <w:t>Stan</w:t>
        </w:r>
      </w:ins>
      <w:ins w:id="224" w:author="Florian" w:date="2018-12-11T18:26:00Z">
        <w:r>
          <w:t>d: 11.12.2018</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B73D1A" w14:textId="77777777" w:rsidR="00FA6093" w:rsidRDefault="00FA6093" w:rsidP="00910F74">
    <w:pPr>
      <w:pStyle w:val="Kopf-FuzeileTH"/>
      <w:tabs>
        <w:tab w:val="right" w:pos="8789"/>
      </w:tabs>
    </w:pPr>
    <w:r>
      <w:rPr>
        <w:rStyle w:val="fettTH"/>
      </w:rPr>
      <w:tab/>
    </w:r>
    <w:r w:rsidRPr="004243FE">
      <w:fldChar w:fldCharType="begin"/>
    </w:r>
    <w:r w:rsidRPr="004243FE">
      <w:instrText xml:space="preserve"> PAGE  \* Arabic  \* MERGEFORMAT </w:instrText>
    </w:r>
    <w:r w:rsidRPr="004243FE">
      <w:fldChar w:fldCharType="separate"/>
    </w:r>
    <w:r>
      <w:t>2</w:t>
    </w:r>
    <w:r w:rsidRPr="004243FE">
      <w:fldChar w:fldCharType="end"/>
    </w:r>
  </w:p>
  <w:p w14:paraId="6FB00774" w14:textId="16A742FF" w:rsidR="00FA6093" w:rsidRPr="00532856" w:rsidRDefault="00FA6093" w:rsidP="006572F3">
    <w:pPr>
      <w:pStyle w:val="Kopf-FuzeileTH"/>
      <w:tabs>
        <w:tab w:val="right" w:pos="8789"/>
      </w:tabs>
      <w:jc w:val="center"/>
    </w:pPr>
    <w:r w:rsidRPr="00532856">
      <w:t>Systementwurfs-Praktikum</w:t>
    </w:r>
    <w:r w:rsidRPr="00532856">
      <w:br/>
    </w:r>
    <w:r w:rsidRPr="00B12C69">
      <w:rPr>
        <w:b/>
      </w:rPr>
      <w:t>driving-e-car.de</w:t>
    </w:r>
    <w:r w:rsidRPr="00532856">
      <w:br/>
      <w:t>Systemarchitektur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762" w:name="OLE_LINK3"/>
  <w:p w14:paraId="51F704E4" w14:textId="77777777" w:rsidR="00FA6093" w:rsidRDefault="00FA6093" w:rsidP="007A0559">
    <w:pPr>
      <w:pStyle w:val="Kopf-FuzeileTH"/>
    </w:pPr>
    <w:r w:rsidRPr="0093473B">
      <mc:AlternateContent>
        <mc:Choice Requires="wpg">
          <w:drawing>
            <wp:anchor distT="0" distB="0" distL="114300" distR="114300" simplePos="0" relativeHeight="251656192" behindDoc="0" locked="0" layoutInCell="1" allowOverlap="1" wp14:anchorId="4469F0D0" wp14:editId="2F48309C">
              <wp:simplePos x="0" y="0"/>
              <wp:positionH relativeFrom="page">
                <wp:posOffset>954405</wp:posOffset>
              </wp:positionH>
              <wp:positionV relativeFrom="page">
                <wp:posOffset>666115</wp:posOffset>
              </wp:positionV>
              <wp:extent cx="5638320" cy="49680"/>
              <wp:effectExtent l="0" t="0" r="635" b="7620"/>
              <wp:wrapNone/>
              <wp:docPr id="2" name="Gruppieren 2"/>
              <wp:cNvGraphicFramePr/>
              <a:graphic xmlns:a="http://schemas.openxmlformats.org/drawingml/2006/main">
                <a:graphicData uri="http://schemas.microsoft.com/office/word/2010/wordprocessingGroup">
                  <wpg:wgp>
                    <wpg:cNvGrpSpPr/>
                    <wpg:grpSpPr>
                      <a:xfrm>
                        <a:off x="0" y="0"/>
                        <a:ext cx="5638320" cy="49680"/>
                        <a:chOff x="0" y="0"/>
                        <a:chExt cx="6633210" cy="36000"/>
                      </a:xfrm>
                    </wpg:grpSpPr>
                    <wps:wsp>
                      <wps:cNvPr id="5" name="Rechteck 5"/>
                      <wps:cNvSpPr/>
                      <wps:spPr>
                        <a:xfrm>
                          <a:off x="0" y="0"/>
                          <a:ext cx="2214000" cy="36000"/>
                        </a:xfrm>
                        <a:prstGeom prst="rect">
                          <a:avLst/>
                        </a:prstGeom>
                        <a:solidFill>
                          <a:srgbClr val="C60C0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hteck 7"/>
                      <wps:cNvSpPr/>
                      <wps:spPr>
                        <a:xfrm>
                          <a:off x="2209800" y="0"/>
                          <a:ext cx="2213610" cy="35560"/>
                        </a:xfrm>
                        <a:prstGeom prst="rect">
                          <a:avLst/>
                        </a:prstGeom>
                        <a:solidFill>
                          <a:srgbClr val="EA5B0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hteck 8"/>
                      <wps:cNvSpPr/>
                      <wps:spPr>
                        <a:xfrm>
                          <a:off x="4419600" y="0"/>
                          <a:ext cx="2213610" cy="35560"/>
                        </a:xfrm>
                        <a:prstGeom prst="rect">
                          <a:avLst/>
                        </a:prstGeom>
                        <a:solidFill>
                          <a:srgbClr val="B625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AB79C6" id="Gruppieren 2" o:spid="_x0000_s1026" style="position:absolute;margin-left:75.15pt;margin-top:52.45pt;width:443.95pt;height:3.9pt;z-index:251656192;mso-position-horizontal-relative:page;mso-position-vertical-relative:page;mso-width-relative:margin;mso-height-relative:margin" coordsize="66332,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">
              <v:rect id="Rechteck 5" o:spid="_x0000_s1027" style="position:absolute;width:2214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" fillcolor="#c60c0f" stroked="f" strokeweight="2pt"/>
              <v:rect id="Rechteck 7" o:spid="_x0000_s1028" style="position:absolute;left:22098;width:22136;height: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" fillcolor="#ea5b0c" stroked="f" strokeweight="2pt"/>
              <v:rect id="Rechteck 8" o:spid="_x0000_s1029" style="position:absolute;left:44196;width:22136;height: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" fillcolor="#b62584" stroked="f" strokeweight="2pt"/>
              <w10:wrap anchorx="page" anchory="page"/>
            </v:group>
          </w:pict>
        </mc:Fallback>
      </mc:AlternateContent>
    </w:r>
    <w:bookmarkStart w:id="763" w:name="OLE_LINK9"/>
    <w:bookmarkStart w:id="764" w:name="OLE_LINK10"/>
    <w:bookmarkStart w:id="765" w:name="OLE_LINK11"/>
    <w:bookmarkEnd w:id="762"/>
    <w:bookmarkEnd w:id="763"/>
    <w:bookmarkEnd w:id="764"/>
    <w:bookmarkEnd w:id="76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770E23"/>
    <w:multiLevelType w:val="multilevel"/>
    <w:tmpl w:val="EDC40594"/>
    <w:styleLink w:val="ListeTHKlnArial"/>
    <w:lvl w:ilvl="0">
      <w:start w:val="1"/>
      <w:numFmt w:val="upperRoman"/>
      <w:lvlText w:val="%1"/>
      <w:lvlJc w:val="left"/>
      <w:pPr>
        <w:tabs>
          <w:tab w:val="num" w:pos="454"/>
        </w:tabs>
        <w:ind w:left="454" w:hanging="454"/>
      </w:pPr>
      <w:rPr>
        <w:rFonts w:hint="default"/>
      </w:rPr>
    </w:lvl>
    <w:lvl w:ilvl="1">
      <w:start w:val="1"/>
      <w:numFmt w:val="decimal"/>
      <w:lvlText w:val="%2"/>
      <w:lvlJc w:val="left"/>
      <w:pPr>
        <w:tabs>
          <w:tab w:val="num" w:pos="454"/>
        </w:tabs>
        <w:ind w:left="454" w:hanging="454"/>
      </w:pPr>
      <w:rPr>
        <w:rFonts w:hint="default"/>
      </w:rPr>
    </w:lvl>
    <w:lvl w:ilvl="2">
      <w:start w:val="1"/>
      <w:numFmt w:val="decimal"/>
      <w:lvlText w:val="%2.%3"/>
      <w:lvlJc w:val="left"/>
      <w:pPr>
        <w:tabs>
          <w:tab w:val="num" w:pos="454"/>
        </w:tabs>
        <w:ind w:left="454" w:hanging="454"/>
      </w:pPr>
      <w:rPr>
        <w:rFonts w:hint="default"/>
      </w:rPr>
    </w:lvl>
    <w:lvl w:ilvl="3">
      <w:start w:val="1"/>
      <w:numFmt w:val="lowerLetter"/>
      <w:lvlText w:val="%4)"/>
      <w:lvlJc w:val="left"/>
      <w:pPr>
        <w:tabs>
          <w:tab w:val="num" w:pos="454"/>
        </w:tabs>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1" w15:restartNumberingAfterBreak="0">
    <w:nsid w:val="1EA272AB"/>
    <w:multiLevelType w:val="multilevel"/>
    <w:tmpl w:val="FFA29970"/>
    <w:styleLink w:val="ListeTHKlnArialAbschlussarbeiten"/>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794"/>
        </w:tabs>
        <w:ind w:left="794" w:hanging="794"/>
      </w:pPr>
      <w:rPr>
        <w:rFonts w:hint="default"/>
      </w:rPr>
    </w:lvl>
    <w:lvl w:ilvl="2">
      <w:start w:val="1"/>
      <w:numFmt w:val="decimal"/>
      <w:lvlText w:val="%1.%2.%3"/>
      <w:lvlJc w:val="left"/>
      <w:pPr>
        <w:tabs>
          <w:tab w:val="num" w:pos="794"/>
        </w:tabs>
        <w:ind w:left="794" w:hanging="794"/>
      </w:pPr>
      <w:rPr>
        <w:rFonts w:hint="default"/>
      </w:rPr>
    </w:lvl>
    <w:lvl w:ilvl="3">
      <w:start w:val="1"/>
      <w:numFmt w:val="lowerLetter"/>
      <w:lvlText w:val="%4)"/>
      <w:lvlJc w:val="left"/>
      <w:pPr>
        <w:tabs>
          <w:tab w:val="num" w:pos="454"/>
        </w:tabs>
        <w:ind w:left="454" w:hanging="454"/>
      </w:pPr>
      <w:rPr>
        <w:rFonts w:hint="default"/>
      </w:rPr>
    </w:lvl>
    <w:lvl w:ilvl="4">
      <w:start w:val="1"/>
      <w:numFmt w:val="decimal"/>
      <w:lvlText w:val="%1.%2.%3.%4.%5"/>
      <w:lvlJc w:val="left"/>
      <w:pPr>
        <w:ind w:left="680" w:hanging="680"/>
      </w:pPr>
      <w:rPr>
        <w:rFonts w:hint="default"/>
      </w:rPr>
    </w:lvl>
    <w:lvl w:ilvl="5">
      <w:start w:val="1"/>
      <w:numFmt w:val="decimal"/>
      <w:lvlText w:val="%1.%2.%3.%4.%5.%6"/>
      <w:lvlJc w:val="left"/>
      <w:pPr>
        <w:ind w:left="680" w:hanging="680"/>
      </w:pPr>
      <w:rPr>
        <w:rFonts w:hint="default"/>
      </w:rPr>
    </w:lvl>
    <w:lvl w:ilvl="6">
      <w:start w:val="1"/>
      <w:numFmt w:val="decimal"/>
      <w:lvlText w:val="%1.%2.%3.%4.%5.%6.%7"/>
      <w:lvlJc w:val="left"/>
      <w:pPr>
        <w:ind w:left="680" w:hanging="680"/>
      </w:pPr>
      <w:rPr>
        <w:rFonts w:hint="default"/>
      </w:rPr>
    </w:lvl>
    <w:lvl w:ilvl="7">
      <w:start w:val="1"/>
      <w:numFmt w:val="decimal"/>
      <w:lvlText w:val="%1.%2.%3.%4.%5.%6.%7.%8"/>
      <w:lvlJc w:val="left"/>
      <w:pPr>
        <w:ind w:left="680" w:hanging="680"/>
      </w:pPr>
      <w:rPr>
        <w:rFonts w:hint="default"/>
      </w:rPr>
    </w:lvl>
    <w:lvl w:ilvl="8">
      <w:start w:val="1"/>
      <w:numFmt w:val="decimal"/>
      <w:lvlText w:val="%1.%2.%3.%4.%5.%6.%7.%8.%9"/>
      <w:lvlJc w:val="left"/>
      <w:pPr>
        <w:ind w:left="680" w:hanging="680"/>
      </w:pPr>
      <w:rPr>
        <w:rFonts w:hint="default"/>
      </w:rPr>
    </w:lvl>
  </w:abstractNum>
  <w:abstractNum w:abstractNumId="2" w15:restartNumberingAfterBreak="0">
    <w:nsid w:val="2A5119B4"/>
    <w:multiLevelType w:val="multilevel"/>
    <w:tmpl w:val="77440A1A"/>
    <w:styleLink w:val="ListeAufzhlung1-2-3"/>
    <w:lvl w:ilvl="0">
      <w:start w:val="1"/>
      <w:numFmt w:val="decimal"/>
      <w:pStyle w:val="Aufzhlung1-2-3TH"/>
      <w:lvlText w:val="%1."/>
      <w:lvlJc w:val="left"/>
      <w:pPr>
        <w:tabs>
          <w:tab w:val="num" w:pos="454"/>
        </w:tabs>
        <w:ind w:left="454" w:hanging="454"/>
      </w:pPr>
      <w:rPr>
        <w:rFonts w:hint="default"/>
      </w:rPr>
    </w:lvl>
    <w:lvl w:ilvl="1">
      <w:start w:val="1"/>
      <w:numFmt w:val="decimal"/>
      <w:pStyle w:val="Aufzhlung1-2-3THeingerckt"/>
      <w:lvlText w:val="%2."/>
      <w:lvlJc w:val="left"/>
      <w:pPr>
        <w:tabs>
          <w:tab w:val="num" w:pos="794"/>
        </w:tabs>
        <w:ind w:left="794" w:hanging="340"/>
      </w:pPr>
      <w:rPr>
        <w:rFonts w:hint="default"/>
      </w:rPr>
    </w:lvl>
    <w:lvl w:ilvl="2">
      <w:start w:val="1"/>
      <w:numFmt w:val="lowerRoman"/>
      <w:lvlText w:val="%3."/>
      <w:lvlJc w:val="left"/>
      <w:pPr>
        <w:ind w:left="794" w:hanging="340"/>
      </w:pPr>
      <w:rPr>
        <w:rFonts w:hint="default"/>
      </w:rPr>
    </w:lvl>
    <w:lvl w:ilvl="3">
      <w:start w:val="1"/>
      <w:numFmt w:val="decimal"/>
      <w:lvlText w:val="%4."/>
      <w:lvlJc w:val="left"/>
      <w:pPr>
        <w:ind w:left="794" w:hanging="340"/>
      </w:pPr>
      <w:rPr>
        <w:rFonts w:hint="default"/>
      </w:rPr>
    </w:lvl>
    <w:lvl w:ilvl="4">
      <w:start w:val="1"/>
      <w:numFmt w:val="lowerLetter"/>
      <w:lvlText w:val="%5."/>
      <w:lvlJc w:val="left"/>
      <w:pPr>
        <w:ind w:left="2270" w:hanging="454"/>
      </w:pPr>
      <w:rPr>
        <w:rFonts w:hint="default"/>
      </w:rPr>
    </w:lvl>
    <w:lvl w:ilvl="5">
      <w:start w:val="1"/>
      <w:numFmt w:val="lowerRoman"/>
      <w:lvlText w:val="%6."/>
      <w:lvlJc w:val="right"/>
      <w:pPr>
        <w:ind w:left="2724" w:hanging="454"/>
      </w:pPr>
      <w:rPr>
        <w:rFonts w:hint="default"/>
      </w:rPr>
    </w:lvl>
    <w:lvl w:ilvl="6">
      <w:start w:val="1"/>
      <w:numFmt w:val="decimal"/>
      <w:lvlText w:val="%7."/>
      <w:lvlJc w:val="left"/>
      <w:pPr>
        <w:ind w:left="3178" w:hanging="454"/>
      </w:pPr>
      <w:rPr>
        <w:rFonts w:hint="default"/>
      </w:rPr>
    </w:lvl>
    <w:lvl w:ilvl="7">
      <w:start w:val="1"/>
      <w:numFmt w:val="lowerLetter"/>
      <w:lvlText w:val="%8."/>
      <w:lvlJc w:val="left"/>
      <w:pPr>
        <w:ind w:left="3632" w:hanging="454"/>
      </w:pPr>
      <w:rPr>
        <w:rFonts w:hint="default"/>
      </w:rPr>
    </w:lvl>
    <w:lvl w:ilvl="8">
      <w:start w:val="1"/>
      <w:numFmt w:val="lowerRoman"/>
      <w:lvlText w:val="%9."/>
      <w:lvlJc w:val="right"/>
      <w:pPr>
        <w:ind w:left="4086" w:hanging="454"/>
      </w:pPr>
      <w:rPr>
        <w:rFonts w:hint="default"/>
      </w:rPr>
    </w:lvl>
  </w:abstractNum>
  <w:abstractNum w:abstractNumId="3" w15:restartNumberingAfterBreak="0">
    <w:nsid w:val="32D01F74"/>
    <w:multiLevelType w:val="multilevel"/>
    <w:tmpl w:val="F9189386"/>
    <w:styleLink w:val="ListeTHKlnArial2"/>
    <w:lvl w:ilvl="0">
      <w:start w:val="1"/>
      <w:numFmt w:val="decimal"/>
      <w:pStyle w:val="Heading1"/>
      <w:lvlText w:val="%1"/>
      <w:lvlJc w:val="left"/>
      <w:pPr>
        <w:tabs>
          <w:tab w:val="num" w:pos="454"/>
        </w:tabs>
        <w:ind w:left="454" w:hanging="454"/>
      </w:pPr>
      <w:rPr>
        <w:rFonts w:hint="default"/>
      </w:rPr>
    </w:lvl>
    <w:lvl w:ilvl="1">
      <w:start w:val="1"/>
      <w:numFmt w:val="decimal"/>
      <w:pStyle w:val="Heading2"/>
      <w:lvlText w:val="%1.%2"/>
      <w:lvlJc w:val="left"/>
      <w:pPr>
        <w:tabs>
          <w:tab w:val="num" w:pos="454"/>
        </w:tabs>
        <w:ind w:left="454" w:hanging="454"/>
      </w:pPr>
      <w:rPr>
        <w:rFonts w:hint="default"/>
      </w:rPr>
    </w:lvl>
    <w:lvl w:ilvl="2">
      <w:start w:val="1"/>
      <w:numFmt w:val="decimal"/>
      <w:pStyle w:val="Heading3"/>
      <w:lvlText w:val="%1.%2.%3"/>
      <w:lvlJc w:val="left"/>
      <w:pPr>
        <w:tabs>
          <w:tab w:val="num" w:pos="596"/>
        </w:tabs>
        <w:ind w:left="596" w:hanging="596"/>
      </w:pPr>
      <w:rPr>
        <w:rFonts w:hint="default"/>
      </w:rPr>
    </w:lvl>
    <w:lvl w:ilvl="3">
      <w:start w:val="1"/>
      <w:numFmt w:val="lowerLetter"/>
      <w:pStyle w:val="Heading4"/>
      <w:lvlText w:val="%4)"/>
      <w:lvlJc w:val="left"/>
      <w:pPr>
        <w:tabs>
          <w:tab w:val="num" w:pos="454"/>
        </w:tabs>
        <w:ind w:left="454" w:hanging="454"/>
      </w:pPr>
      <w:rPr>
        <w:rFonts w:hint="default"/>
      </w:rPr>
    </w:lvl>
    <w:lvl w:ilvl="4">
      <w:start w:val="1"/>
      <w:numFmt w:val="decimal"/>
      <w:lvlText w:val="%1.%2.%3.%4.%5"/>
      <w:lvlJc w:val="left"/>
      <w:pPr>
        <w:ind w:left="680" w:hanging="680"/>
      </w:pPr>
      <w:rPr>
        <w:rFonts w:hint="default"/>
      </w:rPr>
    </w:lvl>
    <w:lvl w:ilvl="5">
      <w:start w:val="1"/>
      <w:numFmt w:val="decimal"/>
      <w:lvlText w:val="%1.%2.%3.%4.%5.%6"/>
      <w:lvlJc w:val="left"/>
      <w:pPr>
        <w:ind w:left="680" w:hanging="680"/>
      </w:pPr>
      <w:rPr>
        <w:rFonts w:hint="default"/>
      </w:rPr>
    </w:lvl>
    <w:lvl w:ilvl="6">
      <w:start w:val="1"/>
      <w:numFmt w:val="decimal"/>
      <w:lvlText w:val="%1.%2.%3.%4.%5.%6.%7"/>
      <w:lvlJc w:val="left"/>
      <w:pPr>
        <w:ind w:left="680" w:hanging="680"/>
      </w:pPr>
      <w:rPr>
        <w:rFonts w:hint="default"/>
      </w:rPr>
    </w:lvl>
    <w:lvl w:ilvl="7">
      <w:start w:val="1"/>
      <w:numFmt w:val="decimal"/>
      <w:lvlText w:val="%1.%2.%3.%4.%5.%6.%7.%8"/>
      <w:lvlJc w:val="left"/>
      <w:pPr>
        <w:ind w:left="680" w:hanging="680"/>
      </w:pPr>
      <w:rPr>
        <w:rFonts w:hint="default"/>
      </w:rPr>
    </w:lvl>
    <w:lvl w:ilvl="8">
      <w:start w:val="1"/>
      <w:numFmt w:val="decimal"/>
      <w:lvlText w:val="%1.%2.%3.%4.%5.%6.%7.%8.%9"/>
      <w:lvlJc w:val="left"/>
      <w:pPr>
        <w:ind w:left="680" w:hanging="680"/>
      </w:pPr>
      <w:rPr>
        <w:rFonts w:hint="default"/>
      </w:rPr>
    </w:lvl>
  </w:abstractNum>
  <w:abstractNum w:abstractNumId="4" w15:restartNumberingAfterBreak="0">
    <w:nsid w:val="37D0571F"/>
    <w:multiLevelType w:val="multilevel"/>
    <w:tmpl w:val="ACDC0D50"/>
    <w:styleLink w:val="ListeAufzhlunga-b-c"/>
    <w:lvl w:ilvl="0">
      <w:start w:val="1"/>
      <w:numFmt w:val="lowerLetter"/>
      <w:pStyle w:val="Aufzhlunga-b-cTH"/>
      <w:lvlText w:val="%1."/>
      <w:lvlJc w:val="left"/>
      <w:pPr>
        <w:tabs>
          <w:tab w:val="num" w:pos="454"/>
        </w:tabs>
        <w:ind w:left="454" w:hanging="454"/>
      </w:pPr>
      <w:rPr>
        <w:rFonts w:hint="default"/>
      </w:rPr>
    </w:lvl>
    <w:lvl w:ilvl="1">
      <w:start w:val="1"/>
      <w:numFmt w:val="lowerLetter"/>
      <w:pStyle w:val="Aufzhlunga-b-cTHeingerckt"/>
      <w:lvlText w:val="%2."/>
      <w:lvlJc w:val="left"/>
      <w:pPr>
        <w:tabs>
          <w:tab w:val="num" w:pos="794"/>
        </w:tabs>
        <w:ind w:left="794" w:hanging="340"/>
      </w:pPr>
      <w:rPr>
        <w:rFonts w:hint="default"/>
      </w:rPr>
    </w:lvl>
    <w:lvl w:ilvl="2">
      <w:start w:val="1"/>
      <w:numFmt w:val="bullet"/>
      <w:lvlText w:val=""/>
      <w:lvlJc w:val="left"/>
      <w:pPr>
        <w:ind w:left="1134" w:hanging="340"/>
      </w:pPr>
      <w:rPr>
        <w:rFonts w:ascii="Wingdings" w:hAnsi="Wingdings" w:hint="default"/>
      </w:rPr>
    </w:lvl>
    <w:lvl w:ilvl="3">
      <w:start w:val="1"/>
      <w:numFmt w:val="bullet"/>
      <w:lvlText w:val=""/>
      <w:lvlJc w:val="left"/>
      <w:pPr>
        <w:tabs>
          <w:tab w:val="num" w:pos="1616"/>
        </w:tabs>
        <w:ind w:left="1474" w:hanging="454"/>
      </w:pPr>
      <w:rPr>
        <w:rFonts w:ascii="Symbol" w:hAnsi="Symbol" w:hint="default"/>
      </w:rPr>
    </w:lvl>
    <w:lvl w:ilvl="4">
      <w:start w:val="1"/>
      <w:numFmt w:val="bullet"/>
      <w:lvlText w:val="o"/>
      <w:lvlJc w:val="left"/>
      <w:pPr>
        <w:tabs>
          <w:tab w:val="num" w:pos="1956"/>
        </w:tabs>
        <w:ind w:left="1814" w:hanging="454"/>
      </w:pPr>
      <w:rPr>
        <w:rFonts w:ascii="Courier New" w:hAnsi="Courier New" w:cs="Courier New" w:hint="default"/>
      </w:rPr>
    </w:lvl>
    <w:lvl w:ilvl="5">
      <w:start w:val="1"/>
      <w:numFmt w:val="bullet"/>
      <w:lvlText w:val=""/>
      <w:lvlJc w:val="left"/>
      <w:pPr>
        <w:tabs>
          <w:tab w:val="num" w:pos="2296"/>
        </w:tabs>
        <w:ind w:left="2154" w:hanging="454"/>
      </w:pPr>
      <w:rPr>
        <w:rFonts w:ascii="Wingdings" w:hAnsi="Wingdings" w:hint="default"/>
      </w:rPr>
    </w:lvl>
    <w:lvl w:ilvl="6">
      <w:start w:val="1"/>
      <w:numFmt w:val="bullet"/>
      <w:lvlText w:val=""/>
      <w:lvlJc w:val="left"/>
      <w:pPr>
        <w:tabs>
          <w:tab w:val="num" w:pos="2636"/>
        </w:tabs>
        <w:ind w:left="2494" w:hanging="454"/>
      </w:pPr>
      <w:rPr>
        <w:rFonts w:ascii="Symbol" w:hAnsi="Symbol" w:hint="default"/>
      </w:rPr>
    </w:lvl>
    <w:lvl w:ilvl="7">
      <w:start w:val="1"/>
      <w:numFmt w:val="bullet"/>
      <w:lvlText w:val="o"/>
      <w:lvlJc w:val="left"/>
      <w:pPr>
        <w:tabs>
          <w:tab w:val="num" w:pos="2976"/>
        </w:tabs>
        <w:ind w:left="2834" w:hanging="454"/>
      </w:pPr>
      <w:rPr>
        <w:rFonts w:ascii="Courier New" w:hAnsi="Courier New" w:cs="Courier New" w:hint="default"/>
      </w:rPr>
    </w:lvl>
    <w:lvl w:ilvl="8">
      <w:start w:val="1"/>
      <w:numFmt w:val="bullet"/>
      <w:lvlText w:val=""/>
      <w:lvlJc w:val="left"/>
      <w:pPr>
        <w:tabs>
          <w:tab w:val="num" w:pos="3316"/>
        </w:tabs>
        <w:ind w:left="3174" w:hanging="454"/>
      </w:pPr>
      <w:rPr>
        <w:rFonts w:ascii="Wingdings" w:hAnsi="Wingdings" w:hint="default"/>
      </w:rPr>
    </w:lvl>
  </w:abstractNum>
  <w:abstractNum w:abstractNumId="5" w15:restartNumberingAfterBreak="0">
    <w:nsid w:val="411210AC"/>
    <w:multiLevelType w:val="multilevel"/>
    <w:tmpl w:val="18A825A4"/>
    <w:styleLink w:val="ListeAufzhlungStrich"/>
    <w:lvl w:ilvl="0">
      <w:start w:val="1"/>
      <w:numFmt w:val="bullet"/>
      <w:pStyle w:val="AufzhlungStrichTH"/>
      <w:lvlText w:val=""/>
      <w:lvlJc w:val="left"/>
      <w:pPr>
        <w:tabs>
          <w:tab w:val="num" w:pos="454"/>
        </w:tabs>
        <w:ind w:left="454" w:hanging="454"/>
      </w:pPr>
      <w:rPr>
        <w:rFonts w:ascii="Symbol" w:hAnsi="Symbol" w:hint="default"/>
      </w:rPr>
    </w:lvl>
    <w:lvl w:ilvl="1">
      <w:start w:val="1"/>
      <w:numFmt w:val="bullet"/>
      <w:pStyle w:val="AufzhlungStrichTHeingerckt"/>
      <w:lvlText w:val=""/>
      <w:lvlJc w:val="left"/>
      <w:pPr>
        <w:tabs>
          <w:tab w:val="num" w:pos="794"/>
        </w:tabs>
        <w:ind w:left="794" w:hanging="340"/>
      </w:pPr>
      <w:rPr>
        <w:rFonts w:ascii="Symbol" w:hAnsi="Symbol" w:hint="default"/>
      </w:rPr>
    </w:lvl>
    <w:lvl w:ilvl="2">
      <w:start w:val="1"/>
      <w:numFmt w:val="bullet"/>
      <w:pStyle w:val="AufzhlungStrichTH2xeingerckt"/>
      <w:lvlText w:val=""/>
      <w:lvlJc w:val="left"/>
      <w:pPr>
        <w:tabs>
          <w:tab w:val="num" w:pos="1134"/>
        </w:tabs>
        <w:ind w:left="1134" w:hanging="34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67D744D"/>
    <w:multiLevelType w:val="multilevel"/>
    <w:tmpl w:val="69F8B140"/>
    <w:lvl w:ilvl="0">
      <w:start w:val="1"/>
      <w:numFmt w:val="decimal"/>
      <w:lvlText w:val="Top %1"/>
      <w:lvlJc w:val="left"/>
      <w:pPr>
        <w:ind w:left="794" w:hanging="79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BE402DC"/>
    <w:multiLevelType w:val="multilevel"/>
    <w:tmpl w:val="F9189386"/>
    <w:numStyleLink w:val="ListeTHKlnArial2"/>
  </w:abstractNum>
  <w:abstractNum w:abstractNumId="8" w15:restartNumberingAfterBreak="0">
    <w:nsid w:val="64C46E6E"/>
    <w:multiLevelType w:val="hybridMultilevel"/>
    <w:tmpl w:val="0FD4866E"/>
    <w:lvl w:ilvl="0" w:tplc="C29674C4">
      <w:numFmt w:val="bullet"/>
      <w:lvlText w:val="-"/>
      <w:lvlJc w:val="left"/>
      <w:pPr>
        <w:tabs>
          <w:tab w:val="num" w:pos="720"/>
        </w:tabs>
        <w:ind w:left="720" w:hanging="360"/>
      </w:pPr>
      <w:rPr>
        <w:rFonts w:ascii="Arial" w:eastAsia="Times New Roman" w:hAnsi="Arial" w:cs="Times New Roman" w:hint="default"/>
      </w:rPr>
    </w:lvl>
    <w:lvl w:ilvl="1" w:tplc="04070003">
      <w:start w:val="1"/>
      <w:numFmt w:val="bullet"/>
      <w:lvlText w:val="o"/>
      <w:lvlJc w:val="left"/>
      <w:pPr>
        <w:tabs>
          <w:tab w:val="num" w:pos="1440"/>
        </w:tabs>
        <w:ind w:left="1440" w:hanging="360"/>
      </w:pPr>
      <w:rPr>
        <w:rFonts w:ascii="Courier New" w:hAnsi="Courier New" w:cs="Times New Roman"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start w:val="1"/>
      <w:numFmt w:val="bullet"/>
      <w:lvlText w:val="o"/>
      <w:lvlJc w:val="left"/>
      <w:pPr>
        <w:tabs>
          <w:tab w:val="num" w:pos="3600"/>
        </w:tabs>
        <w:ind w:left="3600" w:hanging="360"/>
      </w:pPr>
      <w:rPr>
        <w:rFonts w:ascii="Courier New" w:hAnsi="Courier New" w:cs="Times New Roman" w:hint="default"/>
      </w:rPr>
    </w:lvl>
    <w:lvl w:ilvl="5" w:tplc="04070005">
      <w:start w:val="1"/>
      <w:numFmt w:val="bullet"/>
      <w:lvlText w:val=""/>
      <w:lvlJc w:val="left"/>
      <w:pPr>
        <w:tabs>
          <w:tab w:val="num" w:pos="4320"/>
        </w:tabs>
        <w:ind w:left="4320" w:hanging="360"/>
      </w:pPr>
      <w:rPr>
        <w:rFonts w:ascii="Wingdings" w:hAnsi="Wingdings" w:hint="default"/>
      </w:rPr>
    </w:lvl>
    <w:lvl w:ilvl="6" w:tplc="04070001">
      <w:start w:val="1"/>
      <w:numFmt w:val="bullet"/>
      <w:lvlText w:val=""/>
      <w:lvlJc w:val="left"/>
      <w:pPr>
        <w:tabs>
          <w:tab w:val="num" w:pos="5040"/>
        </w:tabs>
        <w:ind w:left="5040" w:hanging="360"/>
      </w:pPr>
      <w:rPr>
        <w:rFonts w:ascii="Symbol" w:hAnsi="Symbol" w:hint="default"/>
      </w:rPr>
    </w:lvl>
    <w:lvl w:ilvl="7" w:tplc="04070003">
      <w:start w:val="1"/>
      <w:numFmt w:val="bullet"/>
      <w:lvlText w:val="o"/>
      <w:lvlJc w:val="left"/>
      <w:pPr>
        <w:tabs>
          <w:tab w:val="num" w:pos="5760"/>
        </w:tabs>
        <w:ind w:left="5760" w:hanging="360"/>
      </w:pPr>
      <w:rPr>
        <w:rFonts w:ascii="Courier New" w:hAnsi="Courier New" w:cs="Times New Roman" w:hint="default"/>
      </w:rPr>
    </w:lvl>
    <w:lvl w:ilvl="8" w:tplc="0407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B750FF4"/>
    <w:multiLevelType w:val="multilevel"/>
    <w:tmpl w:val="FFA88EC8"/>
    <w:lvl w:ilvl="0">
      <w:start w:val="1"/>
      <w:numFmt w:val="decimal"/>
      <w:pStyle w:val="FlietextTHnummeriert"/>
      <w:lvlText w:val="(%1)"/>
      <w:lvlJc w:val="left"/>
      <w:pPr>
        <w:tabs>
          <w:tab w:val="num" w:pos="454"/>
        </w:tabs>
        <w:ind w:left="454" w:hanging="45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2"/>
  </w:num>
  <w:num w:numId="2">
    <w:abstractNumId w:val="4"/>
  </w:num>
  <w:num w:numId="3">
    <w:abstractNumId w:val="0"/>
  </w:num>
  <w:num w:numId="4">
    <w:abstractNumId w:val="5"/>
  </w:num>
  <w:num w:numId="5">
    <w:abstractNumId w:val="0"/>
  </w:num>
  <w:num w:numId="6">
    <w:abstractNumId w:val="9"/>
  </w:num>
  <w:num w:numId="7">
    <w:abstractNumId w:val="2"/>
  </w:num>
  <w:num w:numId="8">
    <w:abstractNumId w:val="4"/>
  </w:num>
  <w:num w:numId="9">
    <w:abstractNumId w:val="5"/>
  </w:num>
  <w:num w:numId="10">
    <w:abstractNumId w:val="6"/>
  </w:num>
  <w:num w:numId="11">
    <w:abstractNumId w:val="0"/>
  </w:num>
  <w:num w:numId="12">
    <w:abstractNumId w:val="0"/>
  </w:num>
  <w:num w:numId="13">
    <w:abstractNumId w:val="0"/>
  </w:num>
  <w:num w:numId="14">
    <w:abstractNumId w:val="0"/>
  </w:num>
  <w:num w:numId="15">
    <w:abstractNumId w:val="0"/>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1">
      <w:lvl w:ilvl="1">
        <w:start w:val="1"/>
        <w:numFmt w:val="lowerLetter"/>
        <w:pStyle w:val="Aufzhlunga-b-cTHeingerckt"/>
        <w:lvlText w:val="%2."/>
        <w:lvlJc w:val="left"/>
        <w:pPr>
          <w:tabs>
            <w:tab w:val="num" w:pos="794"/>
          </w:tabs>
          <w:ind w:left="794" w:hanging="340"/>
        </w:pPr>
        <w:rPr>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18">
    <w:abstractNumId w:val="2"/>
  </w:num>
  <w:num w:numId="19">
    <w:abstractNumId w:val="2"/>
  </w:num>
  <w:num w:numId="20">
    <w:abstractNumId w:val="4"/>
    <w:lvlOverride w:ilvl="1">
      <w:lvl w:ilvl="1">
        <w:start w:val="1"/>
        <w:numFmt w:val="lowerLetter"/>
        <w:pStyle w:val="Aufzhlunga-b-cTHeingerckt"/>
        <w:lvlText w:val="%2."/>
        <w:lvlJc w:val="left"/>
        <w:pPr>
          <w:tabs>
            <w:tab w:val="num" w:pos="794"/>
          </w:tabs>
          <w:ind w:left="794" w:hanging="340"/>
        </w:pPr>
        <w:rPr>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21">
    <w:abstractNumId w:val="5"/>
  </w:num>
  <w:num w:numId="22">
    <w:abstractNumId w:val="5"/>
  </w:num>
  <w:num w:numId="23">
    <w:abstractNumId w:val="5"/>
  </w:num>
  <w:num w:numId="24">
    <w:abstractNumId w:val="9"/>
  </w:num>
  <w:num w:numId="25">
    <w:abstractNumId w:val="2"/>
  </w:num>
  <w:num w:numId="26">
    <w:abstractNumId w:val="4"/>
  </w:num>
  <w:num w:numId="27">
    <w:abstractNumId w:val="5"/>
  </w:num>
  <w:num w:numId="28">
    <w:abstractNumId w:val="3"/>
  </w:num>
  <w:num w:numId="29">
    <w:abstractNumId w:val="3"/>
  </w:num>
  <w:num w:numId="30">
    <w:abstractNumId w:val="3"/>
  </w:num>
  <w:num w:numId="31">
    <w:abstractNumId w:val="3"/>
  </w:num>
  <w:num w:numId="32">
    <w:abstractNumId w:val="3"/>
  </w:num>
  <w:num w:numId="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7"/>
  </w:num>
  <w:num w:numId="36">
    <w:abstractNumId w:val="7"/>
  </w:num>
  <w:num w:numId="37">
    <w:abstractNumId w:val="7"/>
  </w:num>
  <w:num w:numId="38">
    <w:abstractNumId w:val="7"/>
  </w:num>
  <w:num w:numId="39">
    <w:abstractNumId w:val="3"/>
  </w:num>
  <w:num w:numId="40">
    <w:abstractNumId w:val="1"/>
  </w:num>
  <w:num w:numId="41">
    <w:abstractNumId w:val="7"/>
  </w:num>
  <w:num w:numId="42">
    <w:abstractNumId w:val="7"/>
  </w:num>
  <w:num w:numId="43">
    <w:abstractNumId w:val="7"/>
  </w:num>
  <w:num w:numId="44">
    <w:abstractNumId w:val="7"/>
  </w:num>
  <w:num w:numId="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8"/>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Florian">
    <w15:presenceInfo w15:providerId="None" w15:userId="Florian"/>
  </w15:person>
  <w15:person w15:author="Simson Example">
    <w15:presenceInfo w15:providerId="Windows Live" w15:userId="be88688d7a8428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9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1"/>
  <w:trackRevisions/>
  <w:documentProtection w:enforcement="0"/>
  <w:autoFormatOverride/>
  <w:styleLockTheme/>
  <w:styleLockQFSet/>
  <w:defaultTabStop w:val="709"/>
  <w:hyphenationZone w:val="425"/>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6F2"/>
    <w:rsid w:val="00002548"/>
    <w:rsid w:val="00004A6B"/>
    <w:rsid w:val="00005882"/>
    <w:rsid w:val="00010766"/>
    <w:rsid w:val="00011012"/>
    <w:rsid w:val="00015DCC"/>
    <w:rsid w:val="00020538"/>
    <w:rsid w:val="00021E77"/>
    <w:rsid w:val="00023603"/>
    <w:rsid w:val="000266B9"/>
    <w:rsid w:val="00026E0B"/>
    <w:rsid w:val="0002753F"/>
    <w:rsid w:val="000277A7"/>
    <w:rsid w:val="000319D9"/>
    <w:rsid w:val="00035FF7"/>
    <w:rsid w:val="00040532"/>
    <w:rsid w:val="00044592"/>
    <w:rsid w:val="00045D71"/>
    <w:rsid w:val="00045DE7"/>
    <w:rsid w:val="00047E38"/>
    <w:rsid w:val="00052F6B"/>
    <w:rsid w:val="00054CBA"/>
    <w:rsid w:val="00071075"/>
    <w:rsid w:val="00073125"/>
    <w:rsid w:val="00073CED"/>
    <w:rsid w:val="00074821"/>
    <w:rsid w:val="000800AC"/>
    <w:rsid w:val="00085F7C"/>
    <w:rsid w:val="000917A4"/>
    <w:rsid w:val="000941CE"/>
    <w:rsid w:val="00094DDF"/>
    <w:rsid w:val="000959AB"/>
    <w:rsid w:val="00096F34"/>
    <w:rsid w:val="0009719E"/>
    <w:rsid w:val="000A3D9F"/>
    <w:rsid w:val="000A4FA3"/>
    <w:rsid w:val="000A7DD5"/>
    <w:rsid w:val="000B19B1"/>
    <w:rsid w:val="000B3888"/>
    <w:rsid w:val="000C0D6A"/>
    <w:rsid w:val="000C169B"/>
    <w:rsid w:val="000C40E4"/>
    <w:rsid w:val="000C423E"/>
    <w:rsid w:val="000C51AA"/>
    <w:rsid w:val="000C5FA3"/>
    <w:rsid w:val="000C64E7"/>
    <w:rsid w:val="000C65AA"/>
    <w:rsid w:val="000C79EF"/>
    <w:rsid w:val="000D0CBF"/>
    <w:rsid w:val="000D3256"/>
    <w:rsid w:val="000E18E9"/>
    <w:rsid w:val="000E289C"/>
    <w:rsid w:val="000E58D7"/>
    <w:rsid w:val="000E7AA8"/>
    <w:rsid w:val="000F25CE"/>
    <w:rsid w:val="000F2C3C"/>
    <w:rsid w:val="000F53DE"/>
    <w:rsid w:val="000F7437"/>
    <w:rsid w:val="00100A84"/>
    <w:rsid w:val="00101D1D"/>
    <w:rsid w:val="001073C3"/>
    <w:rsid w:val="001116EB"/>
    <w:rsid w:val="0011398E"/>
    <w:rsid w:val="00122875"/>
    <w:rsid w:val="00125837"/>
    <w:rsid w:val="0012621D"/>
    <w:rsid w:val="00132E74"/>
    <w:rsid w:val="00134027"/>
    <w:rsid w:val="00140762"/>
    <w:rsid w:val="00142F6F"/>
    <w:rsid w:val="001436B5"/>
    <w:rsid w:val="00145FAA"/>
    <w:rsid w:val="00150E11"/>
    <w:rsid w:val="00160A84"/>
    <w:rsid w:val="00162B41"/>
    <w:rsid w:val="00162F31"/>
    <w:rsid w:val="001708C0"/>
    <w:rsid w:val="00176DD9"/>
    <w:rsid w:val="00181693"/>
    <w:rsid w:val="00181C42"/>
    <w:rsid w:val="00182214"/>
    <w:rsid w:val="00182F1F"/>
    <w:rsid w:val="001870DD"/>
    <w:rsid w:val="00190347"/>
    <w:rsid w:val="00195D51"/>
    <w:rsid w:val="001B03EF"/>
    <w:rsid w:val="001B216A"/>
    <w:rsid w:val="001B646B"/>
    <w:rsid w:val="001C0480"/>
    <w:rsid w:val="001C11AD"/>
    <w:rsid w:val="001C4EEA"/>
    <w:rsid w:val="001D30B3"/>
    <w:rsid w:val="001D5D97"/>
    <w:rsid w:val="001E1E5D"/>
    <w:rsid w:val="001F1CE7"/>
    <w:rsid w:val="001F296E"/>
    <w:rsid w:val="001F387D"/>
    <w:rsid w:val="001F3FF2"/>
    <w:rsid w:val="0020044B"/>
    <w:rsid w:val="00201723"/>
    <w:rsid w:val="0020599D"/>
    <w:rsid w:val="00215380"/>
    <w:rsid w:val="00217B24"/>
    <w:rsid w:val="00217DF7"/>
    <w:rsid w:val="002201D7"/>
    <w:rsid w:val="0022097D"/>
    <w:rsid w:val="002265D2"/>
    <w:rsid w:val="00233086"/>
    <w:rsid w:val="0023448D"/>
    <w:rsid w:val="0023510F"/>
    <w:rsid w:val="00235159"/>
    <w:rsid w:val="0023599C"/>
    <w:rsid w:val="00240119"/>
    <w:rsid w:val="00256427"/>
    <w:rsid w:val="00257F61"/>
    <w:rsid w:val="0026024A"/>
    <w:rsid w:val="00262976"/>
    <w:rsid w:val="00263820"/>
    <w:rsid w:val="0026491A"/>
    <w:rsid w:val="00266F34"/>
    <w:rsid w:val="0027686D"/>
    <w:rsid w:val="00276933"/>
    <w:rsid w:val="0028051B"/>
    <w:rsid w:val="00280952"/>
    <w:rsid w:val="00286123"/>
    <w:rsid w:val="00297408"/>
    <w:rsid w:val="00297CD5"/>
    <w:rsid w:val="002A1345"/>
    <w:rsid w:val="002B01E9"/>
    <w:rsid w:val="002B0A5C"/>
    <w:rsid w:val="002B29C8"/>
    <w:rsid w:val="002B2DA9"/>
    <w:rsid w:val="002B2FDA"/>
    <w:rsid w:val="002B3F68"/>
    <w:rsid w:val="002B49AA"/>
    <w:rsid w:val="002B5435"/>
    <w:rsid w:val="002B61C7"/>
    <w:rsid w:val="002E3A4A"/>
    <w:rsid w:val="002E6DA2"/>
    <w:rsid w:val="002F3087"/>
    <w:rsid w:val="002F5C7A"/>
    <w:rsid w:val="002F6A2F"/>
    <w:rsid w:val="003018C3"/>
    <w:rsid w:val="00303C12"/>
    <w:rsid w:val="00305443"/>
    <w:rsid w:val="003077FB"/>
    <w:rsid w:val="0031001C"/>
    <w:rsid w:val="00313E30"/>
    <w:rsid w:val="00314F90"/>
    <w:rsid w:val="00315589"/>
    <w:rsid w:val="00321A89"/>
    <w:rsid w:val="003312CC"/>
    <w:rsid w:val="003313D0"/>
    <w:rsid w:val="00334775"/>
    <w:rsid w:val="003355C0"/>
    <w:rsid w:val="00335EDE"/>
    <w:rsid w:val="00342EB6"/>
    <w:rsid w:val="00344853"/>
    <w:rsid w:val="00345E8E"/>
    <w:rsid w:val="0034620B"/>
    <w:rsid w:val="003476C8"/>
    <w:rsid w:val="0035388F"/>
    <w:rsid w:val="00354AB9"/>
    <w:rsid w:val="00355139"/>
    <w:rsid w:val="00365003"/>
    <w:rsid w:val="0037058C"/>
    <w:rsid w:val="0037108D"/>
    <w:rsid w:val="0037367D"/>
    <w:rsid w:val="0038134A"/>
    <w:rsid w:val="00385EF6"/>
    <w:rsid w:val="00386386"/>
    <w:rsid w:val="00387C59"/>
    <w:rsid w:val="003A0568"/>
    <w:rsid w:val="003A15F6"/>
    <w:rsid w:val="003A168E"/>
    <w:rsid w:val="003A6CCF"/>
    <w:rsid w:val="003B2B92"/>
    <w:rsid w:val="003B6864"/>
    <w:rsid w:val="003B7C86"/>
    <w:rsid w:val="003B7E70"/>
    <w:rsid w:val="003C354D"/>
    <w:rsid w:val="003C436E"/>
    <w:rsid w:val="003C71A2"/>
    <w:rsid w:val="003C7677"/>
    <w:rsid w:val="003D12B1"/>
    <w:rsid w:val="003D1DA9"/>
    <w:rsid w:val="003D2E8A"/>
    <w:rsid w:val="003D4FDA"/>
    <w:rsid w:val="003E7954"/>
    <w:rsid w:val="003E7ECA"/>
    <w:rsid w:val="003F0958"/>
    <w:rsid w:val="003F09E8"/>
    <w:rsid w:val="003F0C2A"/>
    <w:rsid w:val="003F336F"/>
    <w:rsid w:val="003F5A7A"/>
    <w:rsid w:val="00401CE4"/>
    <w:rsid w:val="00402842"/>
    <w:rsid w:val="004052D8"/>
    <w:rsid w:val="0041057A"/>
    <w:rsid w:val="00412514"/>
    <w:rsid w:val="00413287"/>
    <w:rsid w:val="00414A33"/>
    <w:rsid w:val="00425D1F"/>
    <w:rsid w:val="00431BEF"/>
    <w:rsid w:val="00435B54"/>
    <w:rsid w:val="0044151E"/>
    <w:rsid w:val="004429DE"/>
    <w:rsid w:val="00447B82"/>
    <w:rsid w:val="00452BB2"/>
    <w:rsid w:val="00457370"/>
    <w:rsid w:val="0045753F"/>
    <w:rsid w:val="004606AE"/>
    <w:rsid w:val="00462F7E"/>
    <w:rsid w:val="004645B6"/>
    <w:rsid w:val="00487122"/>
    <w:rsid w:val="0049127D"/>
    <w:rsid w:val="0049263F"/>
    <w:rsid w:val="00495706"/>
    <w:rsid w:val="00495BBC"/>
    <w:rsid w:val="00496C29"/>
    <w:rsid w:val="00497880"/>
    <w:rsid w:val="00497A20"/>
    <w:rsid w:val="004A0A91"/>
    <w:rsid w:val="004A24B7"/>
    <w:rsid w:val="004A37C4"/>
    <w:rsid w:val="004A579A"/>
    <w:rsid w:val="004A70B0"/>
    <w:rsid w:val="004A76F6"/>
    <w:rsid w:val="004B0403"/>
    <w:rsid w:val="004B1181"/>
    <w:rsid w:val="004B3425"/>
    <w:rsid w:val="004C1062"/>
    <w:rsid w:val="004C1C32"/>
    <w:rsid w:val="004C1CF4"/>
    <w:rsid w:val="004D28CB"/>
    <w:rsid w:val="004E16F7"/>
    <w:rsid w:val="004E3166"/>
    <w:rsid w:val="004E745E"/>
    <w:rsid w:val="004F0875"/>
    <w:rsid w:val="004F2671"/>
    <w:rsid w:val="004F268E"/>
    <w:rsid w:val="004F4CDB"/>
    <w:rsid w:val="005018C0"/>
    <w:rsid w:val="00501D8E"/>
    <w:rsid w:val="005027B9"/>
    <w:rsid w:val="00507BAC"/>
    <w:rsid w:val="00510B63"/>
    <w:rsid w:val="00512F05"/>
    <w:rsid w:val="00516957"/>
    <w:rsid w:val="005214CA"/>
    <w:rsid w:val="0052657F"/>
    <w:rsid w:val="005303A7"/>
    <w:rsid w:val="005324F5"/>
    <w:rsid w:val="0053274C"/>
    <w:rsid w:val="005327A9"/>
    <w:rsid w:val="00532856"/>
    <w:rsid w:val="00536D73"/>
    <w:rsid w:val="00537023"/>
    <w:rsid w:val="00546221"/>
    <w:rsid w:val="0054766A"/>
    <w:rsid w:val="00552AAD"/>
    <w:rsid w:val="00553A30"/>
    <w:rsid w:val="00553B4E"/>
    <w:rsid w:val="0055693B"/>
    <w:rsid w:val="00560320"/>
    <w:rsid w:val="005708A7"/>
    <w:rsid w:val="00573DC6"/>
    <w:rsid w:val="00575A82"/>
    <w:rsid w:val="005768C3"/>
    <w:rsid w:val="005774DB"/>
    <w:rsid w:val="005803C4"/>
    <w:rsid w:val="005810BE"/>
    <w:rsid w:val="0058299E"/>
    <w:rsid w:val="005833B2"/>
    <w:rsid w:val="00584861"/>
    <w:rsid w:val="00585902"/>
    <w:rsid w:val="00590A39"/>
    <w:rsid w:val="00595D05"/>
    <w:rsid w:val="00597346"/>
    <w:rsid w:val="005B1992"/>
    <w:rsid w:val="005B4E22"/>
    <w:rsid w:val="005B57A0"/>
    <w:rsid w:val="005C0D97"/>
    <w:rsid w:val="005C416A"/>
    <w:rsid w:val="005C5A3B"/>
    <w:rsid w:val="005C7274"/>
    <w:rsid w:val="005D04ED"/>
    <w:rsid w:val="005D217F"/>
    <w:rsid w:val="005D49C2"/>
    <w:rsid w:val="005D667A"/>
    <w:rsid w:val="005E0A5B"/>
    <w:rsid w:val="005E160C"/>
    <w:rsid w:val="005E1E13"/>
    <w:rsid w:val="005E6A14"/>
    <w:rsid w:val="005E73C9"/>
    <w:rsid w:val="005F2CC9"/>
    <w:rsid w:val="005F3B44"/>
    <w:rsid w:val="005F3CA2"/>
    <w:rsid w:val="00601F34"/>
    <w:rsid w:val="00606F5B"/>
    <w:rsid w:val="00607192"/>
    <w:rsid w:val="00607CB8"/>
    <w:rsid w:val="00607FFE"/>
    <w:rsid w:val="00615655"/>
    <w:rsid w:val="00621DE3"/>
    <w:rsid w:val="00623025"/>
    <w:rsid w:val="00623083"/>
    <w:rsid w:val="00624F1E"/>
    <w:rsid w:val="006251F2"/>
    <w:rsid w:val="0063051F"/>
    <w:rsid w:val="0063101B"/>
    <w:rsid w:val="00631283"/>
    <w:rsid w:val="00632D61"/>
    <w:rsid w:val="00632F4D"/>
    <w:rsid w:val="0063751E"/>
    <w:rsid w:val="0064114B"/>
    <w:rsid w:val="00641221"/>
    <w:rsid w:val="00642BA0"/>
    <w:rsid w:val="006431C4"/>
    <w:rsid w:val="0065347B"/>
    <w:rsid w:val="00653C0D"/>
    <w:rsid w:val="00653E58"/>
    <w:rsid w:val="00654FC2"/>
    <w:rsid w:val="00656B77"/>
    <w:rsid w:val="00657091"/>
    <w:rsid w:val="006572F3"/>
    <w:rsid w:val="00661E48"/>
    <w:rsid w:val="0066343F"/>
    <w:rsid w:val="00663FDC"/>
    <w:rsid w:val="006670D0"/>
    <w:rsid w:val="00671EC0"/>
    <w:rsid w:val="00672B7E"/>
    <w:rsid w:val="00674AD1"/>
    <w:rsid w:val="006813E5"/>
    <w:rsid w:val="006828F9"/>
    <w:rsid w:val="006830FF"/>
    <w:rsid w:val="006857BF"/>
    <w:rsid w:val="0069346C"/>
    <w:rsid w:val="00693D6A"/>
    <w:rsid w:val="00694DAA"/>
    <w:rsid w:val="006A5F7A"/>
    <w:rsid w:val="006A7F8F"/>
    <w:rsid w:val="006C32D5"/>
    <w:rsid w:val="006D0AEB"/>
    <w:rsid w:val="006D40C6"/>
    <w:rsid w:val="006E4D00"/>
    <w:rsid w:val="006E7578"/>
    <w:rsid w:val="006F4A87"/>
    <w:rsid w:val="006F6CFF"/>
    <w:rsid w:val="00701B54"/>
    <w:rsid w:val="00706FDF"/>
    <w:rsid w:val="00707B7A"/>
    <w:rsid w:val="00714B60"/>
    <w:rsid w:val="0072012E"/>
    <w:rsid w:val="00721DEE"/>
    <w:rsid w:val="00722974"/>
    <w:rsid w:val="007268F3"/>
    <w:rsid w:val="0072736A"/>
    <w:rsid w:val="00731493"/>
    <w:rsid w:val="00732E5F"/>
    <w:rsid w:val="00734C65"/>
    <w:rsid w:val="007416EE"/>
    <w:rsid w:val="0074413F"/>
    <w:rsid w:val="007525D8"/>
    <w:rsid w:val="007530CB"/>
    <w:rsid w:val="00761CB5"/>
    <w:rsid w:val="00762A0F"/>
    <w:rsid w:val="00762CD7"/>
    <w:rsid w:val="007642D8"/>
    <w:rsid w:val="00764462"/>
    <w:rsid w:val="00765CC6"/>
    <w:rsid w:val="007710CF"/>
    <w:rsid w:val="00782060"/>
    <w:rsid w:val="007906EA"/>
    <w:rsid w:val="007910FC"/>
    <w:rsid w:val="007927B1"/>
    <w:rsid w:val="00795376"/>
    <w:rsid w:val="0079584E"/>
    <w:rsid w:val="00797A5D"/>
    <w:rsid w:val="007A0559"/>
    <w:rsid w:val="007A1BA7"/>
    <w:rsid w:val="007B09D5"/>
    <w:rsid w:val="007B31CE"/>
    <w:rsid w:val="007C0C2C"/>
    <w:rsid w:val="007C7A04"/>
    <w:rsid w:val="007D0E85"/>
    <w:rsid w:val="007D5464"/>
    <w:rsid w:val="007E12D5"/>
    <w:rsid w:val="007E26AD"/>
    <w:rsid w:val="007E2925"/>
    <w:rsid w:val="007E2BA1"/>
    <w:rsid w:val="007E3DE2"/>
    <w:rsid w:val="007E6522"/>
    <w:rsid w:val="007F0399"/>
    <w:rsid w:val="007F0D1F"/>
    <w:rsid w:val="007F102B"/>
    <w:rsid w:val="007F1426"/>
    <w:rsid w:val="007F19A7"/>
    <w:rsid w:val="007F31DC"/>
    <w:rsid w:val="007F4157"/>
    <w:rsid w:val="007F4ABA"/>
    <w:rsid w:val="007F7377"/>
    <w:rsid w:val="0080276B"/>
    <w:rsid w:val="00803FC7"/>
    <w:rsid w:val="00806E3B"/>
    <w:rsid w:val="008106F2"/>
    <w:rsid w:val="00816437"/>
    <w:rsid w:val="00821611"/>
    <w:rsid w:val="008230A0"/>
    <w:rsid w:val="00824DBD"/>
    <w:rsid w:val="00827823"/>
    <w:rsid w:val="008313A2"/>
    <w:rsid w:val="008363D0"/>
    <w:rsid w:val="008404C6"/>
    <w:rsid w:val="0084141F"/>
    <w:rsid w:val="008420B7"/>
    <w:rsid w:val="00844162"/>
    <w:rsid w:val="00844B9E"/>
    <w:rsid w:val="00846B34"/>
    <w:rsid w:val="00850743"/>
    <w:rsid w:val="00853B9F"/>
    <w:rsid w:val="0085568B"/>
    <w:rsid w:val="0085594F"/>
    <w:rsid w:val="00856228"/>
    <w:rsid w:val="0085666E"/>
    <w:rsid w:val="00865F1B"/>
    <w:rsid w:val="00870BE5"/>
    <w:rsid w:val="008755C7"/>
    <w:rsid w:val="00877C3F"/>
    <w:rsid w:val="00883BF4"/>
    <w:rsid w:val="00884541"/>
    <w:rsid w:val="00884B77"/>
    <w:rsid w:val="0089474D"/>
    <w:rsid w:val="00894B52"/>
    <w:rsid w:val="008951A7"/>
    <w:rsid w:val="008977A5"/>
    <w:rsid w:val="00897D99"/>
    <w:rsid w:val="008A0D79"/>
    <w:rsid w:val="008A233C"/>
    <w:rsid w:val="008A337F"/>
    <w:rsid w:val="008A5B7A"/>
    <w:rsid w:val="008A65EC"/>
    <w:rsid w:val="008B0911"/>
    <w:rsid w:val="008B0F0E"/>
    <w:rsid w:val="008B4A84"/>
    <w:rsid w:val="008B5340"/>
    <w:rsid w:val="008B5ABC"/>
    <w:rsid w:val="008B6C2E"/>
    <w:rsid w:val="008B777C"/>
    <w:rsid w:val="008B7C5B"/>
    <w:rsid w:val="008C321B"/>
    <w:rsid w:val="008C4768"/>
    <w:rsid w:val="008C4D15"/>
    <w:rsid w:val="008C6BB8"/>
    <w:rsid w:val="008D50D6"/>
    <w:rsid w:val="008D64EB"/>
    <w:rsid w:val="008F0DB1"/>
    <w:rsid w:val="008F22BA"/>
    <w:rsid w:val="008F7D43"/>
    <w:rsid w:val="00903E2E"/>
    <w:rsid w:val="0090715D"/>
    <w:rsid w:val="00910F74"/>
    <w:rsid w:val="00913E85"/>
    <w:rsid w:val="00914D77"/>
    <w:rsid w:val="009152F4"/>
    <w:rsid w:val="00931F26"/>
    <w:rsid w:val="00932460"/>
    <w:rsid w:val="0093473B"/>
    <w:rsid w:val="0094258A"/>
    <w:rsid w:val="0094342D"/>
    <w:rsid w:val="00943879"/>
    <w:rsid w:val="00944358"/>
    <w:rsid w:val="00952808"/>
    <w:rsid w:val="009539CA"/>
    <w:rsid w:val="009608E1"/>
    <w:rsid w:val="00961752"/>
    <w:rsid w:val="00970F54"/>
    <w:rsid w:val="00973326"/>
    <w:rsid w:val="00981649"/>
    <w:rsid w:val="00982840"/>
    <w:rsid w:val="00984CF4"/>
    <w:rsid w:val="00990D7C"/>
    <w:rsid w:val="009936CF"/>
    <w:rsid w:val="00994D8D"/>
    <w:rsid w:val="00995F49"/>
    <w:rsid w:val="009A4648"/>
    <w:rsid w:val="009A514C"/>
    <w:rsid w:val="009A7F90"/>
    <w:rsid w:val="009B1DEB"/>
    <w:rsid w:val="009D5630"/>
    <w:rsid w:val="009D6C0D"/>
    <w:rsid w:val="009D7871"/>
    <w:rsid w:val="009D7FC4"/>
    <w:rsid w:val="009E1DEB"/>
    <w:rsid w:val="009F0D0B"/>
    <w:rsid w:val="009F1BE7"/>
    <w:rsid w:val="009F39A0"/>
    <w:rsid w:val="009F7E8A"/>
    <w:rsid w:val="00A113D6"/>
    <w:rsid w:val="00A15FBA"/>
    <w:rsid w:val="00A254C2"/>
    <w:rsid w:val="00A273C9"/>
    <w:rsid w:val="00A27451"/>
    <w:rsid w:val="00A34AE0"/>
    <w:rsid w:val="00A37BB1"/>
    <w:rsid w:val="00A37EE5"/>
    <w:rsid w:val="00A42241"/>
    <w:rsid w:val="00A42F6B"/>
    <w:rsid w:val="00A43478"/>
    <w:rsid w:val="00A43FEF"/>
    <w:rsid w:val="00A44972"/>
    <w:rsid w:val="00A467DF"/>
    <w:rsid w:val="00A518C3"/>
    <w:rsid w:val="00A52EE4"/>
    <w:rsid w:val="00A56C44"/>
    <w:rsid w:val="00A56DC6"/>
    <w:rsid w:val="00A57660"/>
    <w:rsid w:val="00A60681"/>
    <w:rsid w:val="00A60CDE"/>
    <w:rsid w:val="00A63975"/>
    <w:rsid w:val="00A670C9"/>
    <w:rsid w:val="00A6714E"/>
    <w:rsid w:val="00A7274F"/>
    <w:rsid w:val="00A76B87"/>
    <w:rsid w:val="00A80CBA"/>
    <w:rsid w:val="00A87807"/>
    <w:rsid w:val="00A901BA"/>
    <w:rsid w:val="00AA20CD"/>
    <w:rsid w:val="00AA6561"/>
    <w:rsid w:val="00AA6E4A"/>
    <w:rsid w:val="00AA7733"/>
    <w:rsid w:val="00AB1488"/>
    <w:rsid w:val="00AB40E2"/>
    <w:rsid w:val="00AB4589"/>
    <w:rsid w:val="00AB546F"/>
    <w:rsid w:val="00AB5DC6"/>
    <w:rsid w:val="00AB70A7"/>
    <w:rsid w:val="00AB75A8"/>
    <w:rsid w:val="00AB76E4"/>
    <w:rsid w:val="00AC00EB"/>
    <w:rsid w:val="00AC0823"/>
    <w:rsid w:val="00AC0F02"/>
    <w:rsid w:val="00AC0F0E"/>
    <w:rsid w:val="00AC35DB"/>
    <w:rsid w:val="00AC6030"/>
    <w:rsid w:val="00AD6131"/>
    <w:rsid w:val="00AD6F41"/>
    <w:rsid w:val="00AD7996"/>
    <w:rsid w:val="00AE5F39"/>
    <w:rsid w:val="00AE72D6"/>
    <w:rsid w:val="00AE74D1"/>
    <w:rsid w:val="00AF1419"/>
    <w:rsid w:val="00AF368B"/>
    <w:rsid w:val="00AF4538"/>
    <w:rsid w:val="00AF64C9"/>
    <w:rsid w:val="00B117D0"/>
    <w:rsid w:val="00B11867"/>
    <w:rsid w:val="00B12C69"/>
    <w:rsid w:val="00B12CEA"/>
    <w:rsid w:val="00B156D0"/>
    <w:rsid w:val="00B16F52"/>
    <w:rsid w:val="00B223B4"/>
    <w:rsid w:val="00B24461"/>
    <w:rsid w:val="00B31ABB"/>
    <w:rsid w:val="00B33EEA"/>
    <w:rsid w:val="00B37BBC"/>
    <w:rsid w:val="00B4062E"/>
    <w:rsid w:val="00B41C5A"/>
    <w:rsid w:val="00B43D22"/>
    <w:rsid w:val="00B45579"/>
    <w:rsid w:val="00B46209"/>
    <w:rsid w:val="00B506F5"/>
    <w:rsid w:val="00B52195"/>
    <w:rsid w:val="00B52543"/>
    <w:rsid w:val="00B53775"/>
    <w:rsid w:val="00B56BE3"/>
    <w:rsid w:val="00B607E1"/>
    <w:rsid w:val="00B67579"/>
    <w:rsid w:val="00B70977"/>
    <w:rsid w:val="00B72977"/>
    <w:rsid w:val="00B72F40"/>
    <w:rsid w:val="00B8642E"/>
    <w:rsid w:val="00B867F4"/>
    <w:rsid w:val="00B902F0"/>
    <w:rsid w:val="00B92656"/>
    <w:rsid w:val="00B9511F"/>
    <w:rsid w:val="00B97D98"/>
    <w:rsid w:val="00BA0983"/>
    <w:rsid w:val="00BA109A"/>
    <w:rsid w:val="00BA2B37"/>
    <w:rsid w:val="00BB0CA3"/>
    <w:rsid w:val="00BB3F75"/>
    <w:rsid w:val="00BB4A4A"/>
    <w:rsid w:val="00BB5B5B"/>
    <w:rsid w:val="00BB6F0E"/>
    <w:rsid w:val="00BC3297"/>
    <w:rsid w:val="00BC740C"/>
    <w:rsid w:val="00BD1AB4"/>
    <w:rsid w:val="00BD41AB"/>
    <w:rsid w:val="00BE4A7B"/>
    <w:rsid w:val="00BE6839"/>
    <w:rsid w:val="00BE6AB6"/>
    <w:rsid w:val="00BE7CAB"/>
    <w:rsid w:val="00BF4986"/>
    <w:rsid w:val="00BF5590"/>
    <w:rsid w:val="00BF6771"/>
    <w:rsid w:val="00BF6A8E"/>
    <w:rsid w:val="00C116C0"/>
    <w:rsid w:val="00C12AD8"/>
    <w:rsid w:val="00C20B71"/>
    <w:rsid w:val="00C25C61"/>
    <w:rsid w:val="00C2723A"/>
    <w:rsid w:val="00C32550"/>
    <w:rsid w:val="00C34BD6"/>
    <w:rsid w:val="00C36D23"/>
    <w:rsid w:val="00C42255"/>
    <w:rsid w:val="00C4318C"/>
    <w:rsid w:val="00C43892"/>
    <w:rsid w:val="00C440AB"/>
    <w:rsid w:val="00C47903"/>
    <w:rsid w:val="00C500AD"/>
    <w:rsid w:val="00C529D5"/>
    <w:rsid w:val="00C52C9E"/>
    <w:rsid w:val="00C54F1C"/>
    <w:rsid w:val="00C57D25"/>
    <w:rsid w:val="00C61166"/>
    <w:rsid w:val="00C709D0"/>
    <w:rsid w:val="00C75CB6"/>
    <w:rsid w:val="00C76171"/>
    <w:rsid w:val="00C802BD"/>
    <w:rsid w:val="00C83E6B"/>
    <w:rsid w:val="00C87320"/>
    <w:rsid w:val="00C90348"/>
    <w:rsid w:val="00C9371C"/>
    <w:rsid w:val="00C9414C"/>
    <w:rsid w:val="00C954DA"/>
    <w:rsid w:val="00CA02AE"/>
    <w:rsid w:val="00CA1566"/>
    <w:rsid w:val="00CA183F"/>
    <w:rsid w:val="00CA3FCD"/>
    <w:rsid w:val="00CA4640"/>
    <w:rsid w:val="00CA4C8A"/>
    <w:rsid w:val="00CA61A4"/>
    <w:rsid w:val="00CB08B4"/>
    <w:rsid w:val="00CB2B8B"/>
    <w:rsid w:val="00CB5E77"/>
    <w:rsid w:val="00CB62DA"/>
    <w:rsid w:val="00CC4A6C"/>
    <w:rsid w:val="00CC5E83"/>
    <w:rsid w:val="00CC73B8"/>
    <w:rsid w:val="00CD1842"/>
    <w:rsid w:val="00CD2580"/>
    <w:rsid w:val="00CD2753"/>
    <w:rsid w:val="00CD4C8D"/>
    <w:rsid w:val="00CD64C1"/>
    <w:rsid w:val="00CD7723"/>
    <w:rsid w:val="00CE27F3"/>
    <w:rsid w:val="00CE6338"/>
    <w:rsid w:val="00CE6814"/>
    <w:rsid w:val="00CE6945"/>
    <w:rsid w:val="00CE75A5"/>
    <w:rsid w:val="00CE7678"/>
    <w:rsid w:val="00CF0F5E"/>
    <w:rsid w:val="00CF4418"/>
    <w:rsid w:val="00CF5212"/>
    <w:rsid w:val="00CF6241"/>
    <w:rsid w:val="00CF6260"/>
    <w:rsid w:val="00CF6E08"/>
    <w:rsid w:val="00CF776F"/>
    <w:rsid w:val="00CF780E"/>
    <w:rsid w:val="00D05D89"/>
    <w:rsid w:val="00D2315A"/>
    <w:rsid w:val="00D33416"/>
    <w:rsid w:val="00D33D87"/>
    <w:rsid w:val="00D34394"/>
    <w:rsid w:val="00D35014"/>
    <w:rsid w:val="00D36541"/>
    <w:rsid w:val="00D369FA"/>
    <w:rsid w:val="00D37974"/>
    <w:rsid w:val="00D43332"/>
    <w:rsid w:val="00D4721F"/>
    <w:rsid w:val="00D478D8"/>
    <w:rsid w:val="00D523E4"/>
    <w:rsid w:val="00D5300C"/>
    <w:rsid w:val="00D539FD"/>
    <w:rsid w:val="00D609DF"/>
    <w:rsid w:val="00D62410"/>
    <w:rsid w:val="00D62EA6"/>
    <w:rsid w:val="00D63EDE"/>
    <w:rsid w:val="00D64D1B"/>
    <w:rsid w:val="00D654F8"/>
    <w:rsid w:val="00D67A15"/>
    <w:rsid w:val="00D71A82"/>
    <w:rsid w:val="00D833BE"/>
    <w:rsid w:val="00D9344A"/>
    <w:rsid w:val="00D950CD"/>
    <w:rsid w:val="00DA06D6"/>
    <w:rsid w:val="00DA2B85"/>
    <w:rsid w:val="00DA2E12"/>
    <w:rsid w:val="00DA328C"/>
    <w:rsid w:val="00DA44B8"/>
    <w:rsid w:val="00DA4D98"/>
    <w:rsid w:val="00DA5414"/>
    <w:rsid w:val="00DB11BF"/>
    <w:rsid w:val="00DB3F54"/>
    <w:rsid w:val="00DB4EF9"/>
    <w:rsid w:val="00DC4008"/>
    <w:rsid w:val="00DC51F8"/>
    <w:rsid w:val="00DC5485"/>
    <w:rsid w:val="00DD27E1"/>
    <w:rsid w:val="00DD6289"/>
    <w:rsid w:val="00DD75CC"/>
    <w:rsid w:val="00DE2798"/>
    <w:rsid w:val="00DF1CC3"/>
    <w:rsid w:val="00DF487B"/>
    <w:rsid w:val="00DF4BC2"/>
    <w:rsid w:val="00DF68BB"/>
    <w:rsid w:val="00E0179B"/>
    <w:rsid w:val="00E04F84"/>
    <w:rsid w:val="00E06553"/>
    <w:rsid w:val="00E110FA"/>
    <w:rsid w:val="00E11E05"/>
    <w:rsid w:val="00E15DBA"/>
    <w:rsid w:val="00E15DE0"/>
    <w:rsid w:val="00E161F9"/>
    <w:rsid w:val="00E1665F"/>
    <w:rsid w:val="00E17C21"/>
    <w:rsid w:val="00E17F8E"/>
    <w:rsid w:val="00E2139C"/>
    <w:rsid w:val="00E24B09"/>
    <w:rsid w:val="00E31963"/>
    <w:rsid w:val="00E32733"/>
    <w:rsid w:val="00E37037"/>
    <w:rsid w:val="00E37146"/>
    <w:rsid w:val="00E41ED4"/>
    <w:rsid w:val="00E41FC6"/>
    <w:rsid w:val="00E427E3"/>
    <w:rsid w:val="00E453C8"/>
    <w:rsid w:val="00E45DD4"/>
    <w:rsid w:val="00E57925"/>
    <w:rsid w:val="00E64565"/>
    <w:rsid w:val="00E66653"/>
    <w:rsid w:val="00E66FE3"/>
    <w:rsid w:val="00E72227"/>
    <w:rsid w:val="00E741C8"/>
    <w:rsid w:val="00E74D8A"/>
    <w:rsid w:val="00E75078"/>
    <w:rsid w:val="00E75615"/>
    <w:rsid w:val="00E768BC"/>
    <w:rsid w:val="00E7750C"/>
    <w:rsid w:val="00E77995"/>
    <w:rsid w:val="00E830C0"/>
    <w:rsid w:val="00E84131"/>
    <w:rsid w:val="00E85543"/>
    <w:rsid w:val="00E8667E"/>
    <w:rsid w:val="00E90B0E"/>
    <w:rsid w:val="00E91FBF"/>
    <w:rsid w:val="00E92CAD"/>
    <w:rsid w:val="00E955E1"/>
    <w:rsid w:val="00E96915"/>
    <w:rsid w:val="00E97A94"/>
    <w:rsid w:val="00EA0C0E"/>
    <w:rsid w:val="00EA2E1E"/>
    <w:rsid w:val="00EA6F11"/>
    <w:rsid w:val="00EA7B2F"/>
    <w:rsid w:val="00EB0DDA"/>
    <w:rsid w:val="00EB1801"/>
    <w:rsid w:val="00EB35AE"/>
    <w:rsid w:val="00EB45C4"/>
    <w:rsid w:val="00EB4847"/>
    <w:rsid w:val="00EB517A"/>
    <w:rsid w:val="00EC1B24"/>
    <w:rsid w:val="00ED19B7"/>
    <w:rsid w:val="00EE5B7E"/>
    <w:rsid w:val="00EE7C19"/>
    <w:rsid w:val="00EF13C8"/>
    <w:rsid w:val="00EF6DF1"/>
    <w:rsid w:val="00EF7597"/>
    <w:rsid w:val="00F000E0"/>
    <w:rsid w:val="00F02954"/>
    <w:rsid w:val="00F04368"/>
    <w:rsid w:val="00F07F06"/>
    <w:rsid w:val="00F110B3"/>
    <w:rsid w:val="00F141BA"/>
    <w:rsid w:val="00F226AB"/>
    <w:rsid w:val="00F262F9"/>
    <w:rsid w:val="00F306DC"/>
    <w:rsid w:val="00F3177F"/>
    <w:rsid w:val="00F35057"/>
    <w:rsid w:val="00F351BA"/>
    <w:rsid w:val="00F3536F"/>
    <w:rsid w:val="00F43919"/>
    <w:rsid w:val="00F576C8"/>
    <w:rsid w:val="00F60353"/>
    <w:rsid w:val="00F66D62"/>
    <w:rsid w:val="00F729B4"/>
    <w:rsid w:val="00F73BA9"/>
    <w:rsid w:val="00F76699"/>
    <w:rsid w:val="00F7677B"/>
    <w:rsid w:val="00F779AF"/>
    <w:rsid w:val="00F836DF"/>
    <w:rsid w:val="00F844FE"/>
    <w:rsid w:val="00F856F3"/>
    <w:rsid w:val="00F85C34"/>
    <w:rsid w:val="00F86A26"/>
    <w:rsid w:val="00F910AD"/>
    <w:rsid w:val="00FA1107"/>
    <w:rsid w:val="00FA5CA7"/>
    <w:rsid w:val="00FA6093"/>
    <w:rsid w:val="00FB0076"/>
    <w:rsid w:val="00FB1EEB"/>
    <w:rsid w:val="00FB2080"/>
    <w:rsid w:val="00FB2A93"/>
    <w:rsid w:val="00FB3169"/>
    <w:rsid w:val="00FB6C48"/>
    <w:rsid w:val="00FC09B8"/>
    <w:rsid w:val="00FC536C"/>
    <w:rsid w:val="00FC6FF3"/>
    <w:rsid w:val="00FD3148"/>
    <w:rsid w:val="00FD4B93"/>
    <w:rsid w:val="00FE18BD"/>
    <w:rsid w:val="00FE3792"/>
    <w:rsid w:val="00FE3D9D"/>
    <w:rsid w:val="00FE600C"/>
    <w:rsid w:val="00FF3B67"/>
    <w:rsid w:val="00FF41A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2AE6EDF"/>
  <w15:docId w15:val="{03F4DE38-55AA-418F-800F-76C451309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lang w:val="de-DE" w:eastAsia="de-DE" w:bidi="ar-SA"/>
      </w:rPr>
    </w:rPrDefault>
    <w:pPrDefault>
      <w:pPr>
        <w:spacing w:after="120" w:line="295" w:lineRule="auto"/>
      </w:pPr>
    </w:pPrDefault>
  </w:docDefaults>
  <w:latentStyles w:defLockedState="1" w:defUIPriority="99" w:defSemiHidden="0" w:defUnhideWhenUsed="0" w:defQFormat="0" w:count="375">
    <w:lsdException w:name="Normal" w:locked="0" w:uiPriority="0"/>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iPriority="0" w:unhideWhenUsed="1"/>
    <w:lsdException w:name="footer" w:semiHidden="1" w:unhideWhenUsed="1"/>
    <w:lsdException w:name="index heading" w:semiHidden="1" w:unhideWhenUsed="1"/>
    <w:lsdException w:name="caption" w:locked="0"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locked="0"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29"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0" w:qFormat="1"/>
    <w:lsdException w:name="Salutation" w:semiHidden="1"/>
    <w:lsdException w:name="Date" w:semiHidden="1" w:uiPriority="32" w:qFormat="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semiHidden="1" w:uiPriority="37"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atentStyles>
  <w:style w:type="paragraph" w:default="1" w:styleId="Normal">
    <w:name w:val="Normal"/>
    <w:semiHidden/>
    <w:rsid w:val="00B52195"/>
  </w:style>
  <w:style w:type="paragraph" w:styleId="Heading1">
    <w:name w:val="heading 1"/>
    <w:basedOn w:val="Normal"/>
    <w:next w:val="FlietextTH"/>
    <w:link w:val="Heading1Char"/>
    <w:uiPriority w:val="1"/>
    <w:qFormat/>
    <w:locked/>
    <w:rsid w:val="007642D8"/>
    <w:pPr>
      <w:keepNext/>
      <w:keepLines/>
      <w:pageBreakBefore/>
      <w:numPr>
        <w:numId w:val="39"/>
      </w:numPr>
      <w:tabs>
        <w:tab w:val="left" w:pos="794"/>
      </w:tabs>
      <w:spacing w:afterLines="100" w:after="100" w:line="240" w:lineRule="auto"/>
      <w:contextualSpacing/>
      <w:outlineLvl w:val="0"/>
    </w:pPr>
    <w:rPr>
      <w:rFonts w:cs="Arial"/>
      <w:color w:val="000000" w:themeColor="text1"/>
      <w:sz w:val="31"/>
    </w:rPr>
  </w:style>
  <w:style w:type="paragraph" w:styleId="Heading2">
    <w:name w:val="heading 2"/>
    <w:basedOn w:val="Normal"/>
    <w:next w:val="FlietextTH"/>
    <w:link w:val="Heading2Char"/>
    <w:uiPriority w:val="1"/>
    <w:qFormat/>
    <w:locked/>
    <w:rsid w:val="007642D8"/>
    <w:pPr>
      <w:keepNext/>
      <w:numPr>
        <w:ilvl w:val="1"/>
        <w:numId w:val="39"/>
      </w:numPr>
      <w:tabs>
        <w:tab w:val="left" w:pos="794"/>
      </w:tabs>
      <w:suppressAutoHyphens/>
      <w:spacing w:beforeLines="150" w:before="150" w:afterLines="50" w:after="50" w:line="264" w:lineRule="auto"/>
      <w:contextualSpacing/>
      <w:outlineLvl w:val="1"/>
    </w:pPr>
    <w:rPr>
      <w:bCs/>
      <w:iCs/>
      <w:color w:val="000000" w:themeColor="text1"/>
      <w:sz w:val="24"/>
      <w:szCs w:val="28"/>
    </w:rPr>
  </w:style>
  <w:style w:type="paragraph" w:styleId="Heading3">
    <w:name w:val="heading 3"/>
    <w:basedOn w:val="Heading2"/>
    <w:next w:val="FlietextTH"/>
    <w:link w:val="Heading3Char"/>
    <w:uiPriority w:val="1"/>
    <w:qFormat/>
    <w:locked/>
    <w:rsid w:val="007642D8"/>
    <w:pPr>
      <w:keepLines/>
      <w:numPr>
        <w:ilvl w:val="2"/>
      </w:numPr>
      <w:suppressAutoHyphens w:val="0"/>
      <w:spacing w:beforeLines="100" w:before="100" w:afterLines="25" w:after="25" w:line="295" w:lineRule="auto"/>
      <w:ind w:left="595" w:hanging="595"/>
      <w:outlineLvl w:val="2"/>
    </w:pPr>
    <w:rPr>
      <w:b/>
      <w:sz w:val="20"/>
      <w:szCs w:val="24"/>
      <w:lang w:eastAsia="x-none"/>
    </w:rPr>
  </w:style>
  <w:style w:type="paragraph" w:styleId="Heading4">
    <w:name w:val="heading 4"/>
    <w:next w:val="FlietextTH"/>
    <w:link w:val="Heading4Char"/>
    <w:uiPriority w:val="1"/>
    <w:qFormat/>
    <w:locked/>
    <w:rsid w:val="007642D8"/>
    <w:pPr>
      <w:keepNext/>
      <w:numPr>
        <w:ilvl w:val="3"/>
        <w:numId w:val="39"/>
      </w:numPr>
      <w:spacing w:beforeLines="100" w:before="100" w:afterLines="25" w:after="25"/>
      <w:outlineLvl w:val="3"/>
    </w:pPr>
    <w:rPr>
      <w:bCs/>
      <w:i/>
      <w:color w:val="000000"/>
      <w:szCs w:val="23"/>
    </w:rPr>
  </w:style>
  <w:style w:type="paragraph" w:styleId="Heading5">
    <w:name w:val="heading 5"/>
    <w:basedOn w:val="Normal"/>
    <w:next w:val="Normal"/>
    <w:link w:val="Heading5Char"/>
    <w:uiPriority w:val="1"/>
    <w:semiHidden/>
    <w:qFormat/>
    <w:locked/>
    <w:rsid w:val="00E24B09"/>
    <w:pPr>
      <w:keepNext/>
      <w:jc w:val="both"/>
      <w:outlineLvl w:val="4"/>
    </w:pPr>
    <w:rPr>
      <w:b/>
    </w:rPr>
  </w:style>
  <w:style w:type="paragraph" w:styleId="Heading6">
    <w:name w:val="heading 6"/>
    <w:basedOn w:val="Normal"/>
    <w:next w:val="Normal"/>
    <w:link w:val="Heading6Char"/>
    <w:uiPriority w:val="1"/>
    <w:semiHidden/>
    <w:qFormat/>
    <w:locked/>
    <w:rsid w:val="00E24B09"/>
    <w:pPr>
      <w:keepNext/>
      <w:autoSpaceDE w:val="0"/>
      <w:autoSpaceDN w:val="0"/>
      <w:jc w:val="center"/>
      <w:outlineLvl w:val="5"/>
    </w:pPr>
    <w:rPr>
      <w:rFonts w:ascii="Times New Roman" w:hAnsi="Times New Roman"/>
      <w:b/>
      <w:i/>
      <w:sz w:val="16"/>
    </w:rPr>
  </w:style>
  <w:style w:type="paragraph" w:styleId="Heading7">
    <w:name w:val="heading 7"/>
    <w:basedOn w:val="Normal"/>
    <w:next w:val="Normal"/>
    <w:link w:val="Heading7Char"/>
    <w:uiPriority w:val="1"/>
    <w:semiHidden/>
    <w:qFormat/>
    <w:locked/>
    <w:rsid w:val="00E24B09"/>
    <w:pPr>
      <w:keepNext/>
      <w:outlineLvl w:val="6"/>
    </w:pPr>
    <w:rPr>
      <w:b/>
      <w:bCs/>
      <w:color w:val="000000"/>
    </w:rPr>
  </w:style>
  <w:style w:type="paragraph" w:styleId="Heading8">
    <w:name w:val="heading 8"/>
    <w:basedOn w:val="Normal"/>
    <w:next w:val="Normal"/>
    <w:link w:val="Heading8Char"/>
    <w:uiPriority w:val="1"/>
    <w:semiHidden/>
    <w:qFormat/>
    <w:locked/>
    <w:rsid w:val="00E24B09"/>
    <w:pPr>
      <w:spacing w:before="240" w:after="60"/>
      <w:outlineLvl w:val="7"/>
    </w:pPr>
    <w:rPr>
      <w:rFonts w:ascii="Times New Roman" w:hAnsi="Times New Roman"/>
      <w:i/>
      <w:iCs/>
      <w:szCs w:val="24"/>
    </w:rPr>
  </w:style>
  <w:style w:type="paragraph" w:styleId="Heading9">
    <w:name w:val="heading 9"/>
    <w:basedOn w:val="Normal"/>
    <w:next w:val="Normal"/>
    <w:link w:val="Heading9Char"/>
    <w:uiPriority w:val="1"/>
    <w:semiHidden/>
    <w:qFormat/>
    <w:locked/>
    <w:rsid w:val="00E24B09"/>
    <w:p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ettTH">
    <w:name w:val="fett TH"/>
    <w:uiPriority w:val="6"/>
    <w:qFormat/>
    <w:rsid w:val="00297408"/>
    <w:rPr>
      <w:rFonts w:ascii="Arial" w:hAnsi="Arial"/>
      <w:b/>
    </w:rPr>
  </w:style>
  <w:style w:type="numbering" w:customStyle="1" w:styleId="ListeTHKlnArial">
    <w:name w:val="Liste TH Köln Arial"/>
    <w:uiPriority w:val="99"/>
    <w:rsid w:val="001C11AD"/>
    <w:pPr>
      <w:numPr>
        <w:numId w:val="3"/>
      </w:numPr>
    </w:pPr>
  </w:style>
  <w:style w:type="numbering" w:customStyle="1" w:styleId="ListeAufzhlungStrich">
    <w:name w:val="Liste Aufzählung Strich"/>
    <w:uiPriority w:val="99"/>
    <w:rsid w:val="00297408"/>
    <w:pPr>
      <w:numPr>
        <w:numId w:val="4"/>
      </w:numPr>
    </w:pPr>
  </w:style>
  <w:style w:type="paragraph" w:styleId="TOCHeading">
    <w:name w:val="TOC Heading"/>
    <w:basedOn w:val="berschrift1unnummeriert"/>
    <w:next w:val="Normal"/>
    <w:uiPriority w:val="39"/>
    <w:qFormat/>
    <w:rsid w:val="00004A6B"/>
    <w:rPr>
      <w:rFonts w:eastAsiaTheme="majorEastAsia" w:cstheme="majorBidi"/>
      <w:bCs w:val="0"/>
      <w:szCs w:val="28"/>
    </w:rPr>
  </w:style>
  <w:style w:type="character" w:styleId="Hyperlink">
    <w:name w:val="Hyperlink"/>
    <w:uiPriority w:val="99"/>
    <w:locked/>
    <w:rsid w:val="007E12D5"/>
    <w:rPr>
      <w:b w:val="0"/>
      <w:u w:val="none"/>
    </w:rPr>
  </w:style>
  <w:style w:type="table" w:customStyle="1" w:styleId="TabelleTHKln">
    <w:name w:val="Tabelle TH Köln"/>
    <w:basedOn w:val="TableNormal"/>
    <w:uiPriority w:val="99"/>
    <w:rsid w:val="00FD3148"/>
    <w:rPr>
      <w:sz w:val="17"/>
    </w:rPr>
    <w:tblPr>
      <w:tblBorders>
        <w:bottom w:val="single" w:sz="2" w:space="0" w:color="auto"/>
        <w:insideH w:val="single" w:sz="2" w:space="0" w:color="auto"/>
      </w:tblBorders>
      <w:tblCellMar>
        <w:top w:w="28" w:type="dxa"/>
        <w:left w:w="85" w:type="dxa"/>
        <w:bottom w:w="28" w:type="dxa"/>
        <w:right w:w="85" w:type="dxa"/>
      </w:tblCellMar>
    </w:tblPr>
    <w:trPr>
      <w:tblHeader/>
    </w:trPr>
  </w:style>
  <w:style w:type="character" w:customStyle="1" w:styleId="Heading2Char">
    <w:name w:val="Heading 2 Char"/>
    <w:link w:val="Heading2"/>
    <w:uiPriority w:val="1"/>
    <w:rsid w:val="007642D8"/>
    <w:rPr>
      <w:bCs/>
      <w:iCs/>
      <w:color w:val="000000" w:themeColor="text1"/>
      <w:sz w:val="24"/>
      <w:szCs w:val="28"/>
    </w:rPr>
  </w:style>
  <w:style w:type="paragraph" w:styleId="TOC3">
    <w:name w:val="toc 3"/>
    <w:aliases w:val="Inhalt_Ü3_TH"/>
    <w:basedOn w:val="TOC1"/>
    <w:next w:val="Normal"/>
    <w:uiPriority w:val="39"/>
    <w:rsid w:val="007E12D5"/>
    <w:pPr>
      <w:tabs>
        <w:tab w:val="clear" w:pos="454"/>
        <w:tab w:val="left" w:pos="1247"/>
      </w:tabs>
      <w:ind w:left="908"/>
    </w:pPr>
    <w:rPr>
      <w:b w:val="0"/>
    </w:rPr>
  </w:style>
  <w:style w:type="paragraph" w:customStyle="1" w:styleId="a">
    <w:uiPriority w:val="59"/>
    <w:semiHidden/>
    <w:locked/>
    <w:rsid w:val="00F66D62"/>
  </w:style>
  <w:style w:type="character" w:customStyle="1" w:styleId="Heading1Char">
    <w:name w:val="Heading 1 Char"/>
    <w:link w:val="Heading1"/>
    <w:uiPriority w:val="1"/>
    <w:rsid w:val="007642D8"/>
    <w:rPr>
      <w:rFonts w:cs="Arial"/>
      <w:color w:val="000000" w:themeColor="text1"/>
      <w:sz w:val="31"/>
    </w:rPr>
  </w:style>
  <w:style w:type="paragraph" w:customStyle="1" w:styleId="berschrift2unnummeriert">
    <w:name w:val="Überschrift 2 unnummeriert"/>
    <w:basedOn w:val="Heading2"/>
    <w:next w:val="FlietextTH"/>
    <w:uiPriority w:val="1"/>
    <w:qFormat/>
    <w:rsid w:val="007642D8"/>
    <w:pPr>
      <w:keepLines/>
      <w:numPr>
        <w:ilvl w:val="0"/>
        <w:numId w:val="0"/>
      </w:numPr>
      <w:tabs>
        <w:tab w:val="left" w:pos="454"/>
      </w:tabs>
    </w:pPr>
    <w:rPr>
      <w:rFonts w:cs="Arial"/>
      <w:bCs w:val="0"/>
      <w:kern w:val="28"/>
      <w:szCs w:val="36"/>
    </w:rPr>
  </w:style>
  <w:style w:type="paragraph" w:customStyle="1" w:styleId="FlietextTH">
    <w:name w:val="Fließtext TH"/>
    <w:basedOn w:val="Normal"/>
    <w:qFormat/>
    <w:rsid w:val="00297408"/>
    <w:rPr>
      <w:color w:val="000000" w:themeColor="text1"/>
    </w:rPr>
  </w:style>
  <w:style w:type="character" w:customStyle="1" w:styleId="kursivTH">
    <w:name w:val="kursiv TH"/>
    <w:uiPriority w:val="6"/>
    <w:qFormat/>
    <w:rsid w:val="00297408"/>
    <w:rPr>
      <w:rFonts w:ascii="Arial" w:hAnsi="Arial"/>
      <w:i/>
    </w:rPr>
  </w:style>
  <w:style w:type="paragraph" w:customStyle="1" w:styleId="berschrift1unnummeriert">
    <w:name w:val="Überschrift 1 unnummeriert"/>
    <w:next w:val="FlietextTH"/>
    <w:uiPriority w:val="1"/>
    <w:qFormat/>
    <w:rsid w:val="007642D8"/>
    <w:pPr>
      <w:keepNext/>
      <w:keepLines/>
      <w:pageBreakBefore/>
      <w:tabs>
        <w:tab w:val="left" w:pos="454"/>
        <w:tab w:val="left" w:pos="794"/>
      </w:tabs>
      <w:spacing w:afterLines="100" w:after="100" w:line="240" w:lineRule="auto"/>
      <w:outlineLvl w:val="0"/>
    </w:pPr>
    <w:rPr>
      <w:rFonts w:cs="Arial"/>
      <w:bCs/>
      <w:color w:val="000000" w:themeColor="text1"/>
      <w:kern w:val="28"/>
      <w:sz w:val="31"/>
      <w:szCs w:val="36"/>
    </w:rPr>
  </w:style>
  <w:style w:type="paragraph" w:customStyle="1" w:styleId="Tabellentext85ptTHlinksbndig">
    <w:name w:val="Tabellentext 8.5 pt TH linksbündig"/>
    <w:uiPriority w:val="6"/>
    <w:qFormat/>
    <w:rsid w:val="00297408"/>
    <w:pPr>
      <w:keepLines/>
      <w:spacing w:after="0" w:line="264" w:lineRule="auto"/>
      <w:textboxTightWrap w:val="allLines"/>
    </w:pPr>
    <w:rPr>
      <w:rFonts w:eastAsia="Calibri"/>
      <w:color w:val="000000" w:themeColor="text1"/>
      <w:sz w:val="17"/>
      <w:szCs w:val="17"/>
    </w:rPr>
  </w:style>
  <w:style w:type="character" w:customStyle="1" w:styleId="Heading3Char">
    <w:name w:val="Heading 3 Char"/>
    <w:link w:val="Heading3"/>
    <w:uiPriority w:val="1"/>
    <w:rsid w:val="007642D8"/>
    <w:rPr>
      <w:b/>
      <w:bCs/>
      <w:iCs/>
      <w:color w:val="000000" w:themeColor="text1"/>
      <w:szCs w:val="24"/>
      <w:lang w:eastAsia="x-none"/>
    </w:rPr>
  </w:style>
  <w:style w:type="character" w:customStyle="1" w:styleId="Heading4Char">
    <w:name w:val="Heading 4 Char"/>
    <w:link w:val="Heading4"/>
    <w:uiPriority w:val="1"/>
    <w:rsid w:val="007642D8"/>
    <w:rPr>
      <w:bCs/>
      <w:i/>
      <w:color w:val="000000"/>
      <w:szCs w:val="23"/>
    </w:rPr>
  </w:style>
  <w:style w:type="character" w:customStyle="1" w:styleId="Heading5Char">
    <w:name w:val="Heading 5 Char"/>
    <w:link w:val="Heading5"/>
    <w:uiPriority w:val="1"/>
    <w:semiHidden/>
    <w:rsid w:val="00B52195"/>
    <w:rPr>
      <w:b/>
    </w:rPr>
  </w:style>
  <w:style w:type="character" w:customStyle="1" w:styleId="Heading6Char">
    <w:name w:val="Heading 6 Char"/>
    <w:link w:val="Heading6"/>
    <w:uiPriority w:val="1"/>
    <w:semiHidden/>
    <w:rsid w:val="00B52195"/>
    <w:rPr>
      <w:rFonts w:ascii="Times New Roman" w:hAnsi="Times New Roman"/>
      <w:b/>
      <w:i/>
      <w:sz w:val="16"/>
    </w:rPr>
  </w:style>
  <w:style w:type="character" w:customStyle="1" w:styleId="Heading7Char">
    <w:name w:val="Heading 7 Char"/>
    <w:link w:val="Heading7"/>
    <w:uiPriority w:val="1"/>
    <w:semiHidden/>
    <w:rsid w:val="00B52195"/>
    <w:rPr>
      <w:b/>
      <w:bCs/>
      <w:color w:val="000000"/>
    </w:rPr>
  </w:style>
  <w:style w:type="character" w:customStyle="1" w:styleId="Heading8Char">
    <w:name w:val="Heading 8 Char"/>
    <w:link w:val="Heading8"/>
    <w:uiPriority w:val="1"/>
    <w:semiHidden/>
    <w:rsid w:val="00B52195"/>
    <w:rPr>
      <w:rFonts w:ascii="Times New Roman" w:hAnsi="Times New Roman"/>
      <w:i/>
      <w:iCs/>
      <w:szCs w:val="24"/>
    </w:rPr>
  </w:style>
  <w:style w:type="character" w:customStyle="1" w:styleId="Heading9Char">
    <w:name w:val="Heading 9 Char"/>
    <w:link w:val="Heading9"/>
    <w:uiPriority w:val="1"/>
    <w:semiHidden/>
    <w:rsid w:val="00B52195"/>
    <w:rPr>
      <w:rFonts w:cs="Arial"/>
      <w:szCs w:val="22"/>
    </w:rPr>
  </w:style>
  <w:style w:type="paragraph" w:customStyle="1" w:styleId="AufzhlungStrichTHeingerckt">
    <w:name w:val="Aufzählung Strich TH eingerückt"/>
    <w:basedOn w:val="Normal"/>
    <w:uiPriority w:val="2"/>
    <w:qFormat/>
    <w:rsid w:val="00297408"/>
    <w:pPr>
      <w:numPr>
        <w:ilvl w:val="1"/>
        <w:numId w:val="27"/>
      </w:numPr>
      <w:spacing w:before="120" w:afterLines="50" w:after="50"/>
      <w:contextualSpacing/>
    </w:pPr>
    <w:rPr>
      <w:color w:val="000000" w:themeColor="text1"/>
    </w:rPr>
  </w:style>
  <w:style w:type="paragraph" w:customStyle="1" w:styleId="AufzhlungStrichTH">
    <w:name w:val="Aufzählung Strich TH"/>
    <w:basedOn w:val="Normal"/>
    <w:uiPriority w:val="2"/>
    <w:qFormat/>
    <w:rsid w:val="00297408"/>
    <w:pPr>
      <w:numPr>
        <w:numId w:val="27"/>
      </w:numPr>
      <w:spacing w:beforeLines="50" w:before="50" w:afterLines="50" w:after="50"/>
      <w:contextualSpacing/>
    </w:pPr>
    <w:rPr>
      <w:rFonts w:eastAsia="Myriad Pro" w:cs="Myriad Pro"/>
      <w:color w:val="000000" w:themeColor="text1"/>
      <w:szCs w:val="40"/>
    </w:rPr>
  </w:style>
  <w:style w:type="paragraph" w:customStyle="1" w:styleId="Aufzhlunga-b-cTH">
    <w:name w:val="Aufzählung a-b-c TH"/>
    <w:basedOn w:val="Normal"/>
    <w:uiPriority w:val="2"/>
    <w:qFormat/>
    <w:rsid w:val="00297408"/>
    <w:pPr>
      <w:numPr>
        <w:numId w:val="26"/>
      </w:numPr>
      <w:spacing w:before="120" w:afterLines="50" w:after="50"/>
      <w:contextualSpacing/>
    </w:pPr>
    <w:rPr>
      <w:color w:val="000000" w:themeColor="text1"/>
    </w:rPr>
  </w:style>
  <w:style w:type="paragraph" w:customStyle="1" w:styleId="Aufzhlung1-2-3TH">
    <w:name w:val="Aufzählung 1-2-3 TH"/>
    <w:basedOn w:val="Aufzhlunga-b-cTH"/>
    <w:uiPriority w:val="2"/>
    <w:qFormat/>
    <w:rsid w:val="00297408"/>
    <w:pPr>
      <w:numPr>
        <w:numId w:val="25"/>
      </w:numPr>
    </w:pPr>
  </w:style>
  <w:style w:type="paragraph" w:customStyle="1" w:styleId="Aufzhlung1-2-3THeingerckt">
    <w:name w:val="Aufzählung 1-2-3 TH eingerückt"/>
    <w:basedOn w:val="Aufzhlung1-2-3TH"/>
    <w:uiPriority w:val="2"/>
    <w:qFormat/>
    <w:rsid w:val="00297408"/>
    <w:pPr>
      <w:numPr>
        <w:ilvl w:val="1"/>
      </w:numPr>
      <w:spacing w:beforeLines="50" w:after="120"/>
    </w:pPr>
  </w:style>
  <w:style w:type="character" w:styleId="PlaceholderText">
    <w:name w:val="Placeholder Text"/>
    <w:basedOn w:val="DefaultParagraphFont"/>
    <w:uiPriority w:val="99"/>
    <w:semiHidden/>
    <w:locked/>
    <w:rsid w:val="00CD64C1"/>
    <w:rPr>
      <w:color w:val="808080"/>
    </w:rPr>
  </w:style>
  <w:style w:type="numbering" w:customStyle="1" w:styleId="ListeAufzhlung1-2-3">
    <w:name w:val="Liste Aufzählung 1-2-3"/>
    <w:uiPriority w:val="99"/>
    <w:rsid w:val="00297408"/>
    <w:pPr>
      <w:numPr>
        <w:numId w:val="1"/>
      </w:numPr>
    </w:pPr>
  </w:style>
  <w:style w:type="numbering" w:customStyle="1" w:styleId="ListeAufzhlunga-b-c">
    <w:name w:val="Liste Aufzählung a-b-c"/>
    <w:uiPriority w:val="99"/>
    <w:rsid w:val="00297408"/>
    <w:pPr>
      <w:numPr>
        <w:numId w:val="2"/>
      </w:numPr>
    </w:pPr>
  </w:style>
  <w:style w:type="paragraph" w:styleId="Caption">
    <w:name w:val="caption"/>
    <w:basedOn w:val="Tabellentext85ptTHlinksbndig"/>
    <w:next w:val="Tabellentext85ptTHlinksbndig"/>
    <w:uiPriority w:val="35"/>
    <w:semiHidden/>
    <w:qFormat/>
    <w:rsid w:val="00297408"/>
    <w:pPr>
      <w:spacing w:before="120" w:after="260" w:line="295" w:lineRule="auto"/>
    </w:pPr>
    <w:rPr>
      <w:bCs/>
      <w:sz w:val="15"/>
      <w:szCs w:val="18"/>
    </w:rPr>
  </w:style>
  <w:style w:type="paragraph" w:customStyle="1" w:styleId="berschrift3unnummeriert">
    <w:name w:val="Überschrift 3 unnummeriert"/>
    <w:basedOn w:val="berschrift2unnummeriert"/>
    <w:next w:val="FlietextTH"/>
    <w:uiPriority w:val="1"/>
    <w:qFormat/>
    <w:rsid w:val="007642D8"/>
    <w:pPr>
      <w:spacing w:beforeLines="100" w:before="100" w:afterLines="25" w:after="25" w:line="295" w:lineRule="auto"/>
      <w:outlineLvl w:val="2"/>
    </w:pPr>
    <w:rPr>
      <w:b/>
      <w:sz w:val="20"/>
    </w:rPr>
  </w:style>
  <w:style w:type="character" w:customStyle="1" w:styleId="THOrange">
    <w:name w:val="TH Orange"/>
    <w:uiPriority w:val="11"/>
    <w:rsid w:val="001073C3"/>
    <w:rPr>
      <w:color w:val="EA5B0C"/>
    </w:rPr>
  </w:style>
  <w:style w:type="character" w:customStyle="1" w:styleId="THRot">
    <w:name w:val="TH Rot"/>
    <w:uiPriority w:val="11"/>
    <w:rsid w:val="001073C3"/>
    <w:rPr>
      <w:b w:val="0"/>
      <w:color w:val="C90C0F"/>
    </w:rPr>
  </w:style>
  <w:style w:type="character" w:customStyle="1" w:styleId="THViolett">
    <w:name w:val="TH Violett"/>
    <w:uiPriority w:val="11"/>
    <w:rsid w:val="001073C3"/>
    <w:rPr>
      <w:color w:val="B82585"/>
    </w:rPr>
  </w:style>
  <w:style w:type="paragraph" w:styleId="FootnoteText">
    <w:name w:val="footnote text"/>
    <w:basedOn w:val="FlietextTH"/>
    <w:link w:val="FootnoteTextChar"/>
    <w:uiPriority w:val="99"/>
    <w:semiHidden/>
    <w:locked/>
    <w:rsid w:val="00297408"/>
    <w:pPr>
      <w:tabs>
        <w:tab w:val="left" w:pos="227"/>
      </w:tabs>
      <w:spacing w:after="60"/>
      <w:ind w:left="227" w:hanging="227"/>
    </w:pPr>
    <w:rPr>
      <w:rFonts w:eastAsia="Calibri"/>
      <w:sz w:val="15"/>
    </w:rPr>
  </w:style>
  <w:style w:type="character" w:styleId="FollowedHyperlink">
    <w:name w:val="FollowedHyperlink"/>
    <w:basedOn w:val="DefaultParagraphFont"/>
    <w:uiPriority w:val="99"/>
    <w:unhideWhenUsed/>
    <w:locked/>
    <w:rsid w:val="007642D8"/>
    <w:rPr>
      <w:color w:val="auto"/>
      <w:u w:val="single"/>
    </w:rPr>
  </w:style>
  <w:style w:type="character" w:customStyle="1" w:styleId="FootnoteTextChar">
    <w:name w:val="Footnote Text Char"/>
    <w:basedOn w:val="DefaultParagraphFont"/>
    <w:link w:val="FootnoteText"/>
    <w:uiPriority w:val="99"/>
    <w:semiHidden/>
    <w:rsid w:val="007F7377"/>
    <w:rPr>
      <w:rFonts w:eastAsia="Calibri"/>
      <w:color w:val="000000" w:themeColor="text1"/>
      <w:sz w:val="15"/>
    </w:rPr>
  </w:style>
  <w:style w:type="paragraph" w:customStyle="1" w:styleId="Tabellentext85ptTHrechtsbndig">
    <w:name w:val="Tabellentext 8.5 pt TH rechtsbündig"/>
    <w:basedOn w:val="Tabellentext85ptTHzentriert"/>
    <w:uiPriority w:val="6"/>
    <w:qFormat/>
    <w:rsid w:val="00297408"/>
    <w:pPr>
      <w:framePr w:wrap="around" w:hAnchor="text"/>
      <w:jc w:val="right"/>
    </w:pPr>
  </w:style>
  <w:style w:type="paragraph" w:customStyle="1" w:styleId="Tabellentext85ptTHzentriert">
    <w:name w:val="Tabellentext 8.5 pt TH zentriert"/>
    <w:basedOn w:val="Tabellentext85ptTHlinksbndig"/>
    <w:uiPriority w:val="6"/>
    <w:qFormat/>
    <w:rsid w:val="00D34394"/>
    <w:pPr>
      <w:jc w:val="center"/>
    </w:pPr>
  </w:style>
  <w:style w:type="character" w:styleId="FootnoteReference">
    <w:name w:val="footnote reference"/>
    <w:uiPriority w:val="99"/>
    <w:semiHidden/>
    <w:locked/>
    <w:rsid w:val="00297408"/>
    <w:rPr>
      <w:vertAlign w:val="superscript"/>
    </w:rPr>
  </w:style>
  <w:style w:type="paragraph" w:customStyle="1" w:styleId="berschrift4unnummeriert">
    <w:name w:val="Überschrift 4 unnummeriert"/>
    <w:next w:val="FlietextTH"/>
    <w:uiPriority w:val="1"/>
    <w:qFormat/>
    <w:rsid w:val="007642D8"/>
    <w:pPr>
      <w:keepNext/>
      <w:keepLines/>
      <w:tabs>
        <w:tab w:val="left" w:pos="454"/>
      </w:tabs>
      <w:spacing w:beforeLines="100" w:before="100" w:afterLines="25" w:after="25"/>
      <w:outlineLvl w:val="3"/>
    </w:pPr>
    <w:rPr>
      <w:rFonts w:cs="Arial"/>
      <w:i/>
      <w:iCs/>
      <w:color w:val="000000" w:themeColor="text1"/>
      <w:kern w:val="28"/>
      <w:szCs w:val="24"/>
      <w:lang w:eastAsia="x-none"/>
    </w:rPr>
  </w:style>
  <w:style w:type="paragraph" w:styleId="TOC1">
    <w:name w:val="toc 1"/>
    <w:aliases w:val="Inhalt_Ü1_TH"/>
    <w:basedOn w:val="Normal"/>
    <w:next w:val="Normal"/>
    <w:uiPriority w:val="39"/>
    <w:rsid w:val="000319D9"/>
    <w:pPr>
      <w:keepNext/>
      <w:keepLines/>
      <w:tabs>
        <w:tab w:val="left" w:pos="454"/>
        <w:tab w:val="right" w:leader="dot" w:pos="8789"/>
      </w:tabs>
      <w:spacing w:after="0"/>
      <w:ind w:left="454" w:hanging="454"/>
    </w:pPr>
    <w:rPr>
      <w:b/>
      <w:noProof/>
      <w:color w:val="000000" w:themeColor="text1"/>
      <w:szCs w:val="18"/>
    </w:rPr>
  </w:style>
  <w:style w:type="paragraph" w:styleId="TOC2">
    <w:name w:val="toc 2"/>
    <w:aliases w:val="Inhalt_Ü2_TH"/>
    <w:basedOn w:val="Normal"/>
    <w:next w:val="Normal"/>
    <w:uiPriority w:val="39"/>
    <w:rsid w:val="000319D9"/>
    <w:pPr>
      <w:keepLines/>
      <w:tabs>
        <w:tab w:val="left" w:pos="454"/>
        <w:tab w:val="right" w:leader="dot" w:pos="8789"/>
      </w:tabs>
      <w:spacing w:after="0"/>
      <w:ind w:left="454" w:hanging="454"/>
    </w:pPr>
    <w:rPr>
      <w:noProof/>
      <w:color w:val="000000" w:themeColor="text1"/>
      <w:szCs w:val="18"/>
    </w:rPr>
  </w:style>
  <w:style w:type="paragraph" w:customStyle="1" w:styleId="Kopf-FuzeileTH">
    <w:name w:val="Kopf-/Fußzeile TH"/>
    <w:uiPriority w:val="5"/>
    <w:qFormat/>
    <w:rsid w:val="00297408"/>
    <w:pPr>
      <w:spacing w:after="0"/>
    </w:pPr>
    <w:rPr>
      <w:noProof/>
      <w:color w:val="000000" w:themeColor="text1"/>
      <w:sz w:val="15"/>
      <w:szCs w:val="17"/>
    </w:rPr>
  </w:style>
  <w:style w:type="paragraph" w:customStyle="1" w:styleId="FlietextTHnummeriert">
    <w:name w:val="Fließtext TH (nummeriert)"/>
    <w:basedOn w:val="FlietextTH"/>
    <w:qFormat/>
    <w:rsid w:val="00297408"/>
    <w:pPr>
      <w:numPr>
        <w:numId w:val="24"/>
      </w:numPr>
    </w:pPr>
  </w:style>
  <w:style w:type="paragraph" w:styleId="NormalWeb">
    <w:name w:val="Normal (Web)"/>
    <w:basedOn w:val="Normal"/>
    <w:uiPriority w:val="99"/>
    <w:semiHidden/>
    <w:locked/>
    <w:rsid w:val="001D5D97"/>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semiHidden/>
    <w:qFormat/>
    <w:locked/>
    <w:rsid w:val="001D5D97"/>
    <w:rPr>
      <w:b/>
      <w:bCs/>
    </w:rPr>
  </w:style>
  <w:style w:type="paragraph" w:customStyle="1" w:styleId="DachzeileTitelseiteTH">
    <w:name w:val="Dachzeile (Titelseite) TH"/>
    <w:basedOn w:val="FlietextTH"/>
    <w:uiPriority w:val="5"/>
    <w:qFormat/>
    <w:rsid w:val="007642D8"/>
    <w:rPr>
      <w:sz w:val="24"/>
      <w:szCs w:val="21"/>
    </w:rPr>
  </w:style>
  <w:style w:type="paragraph" w:styleId="TOC4">
    <w:name w:val="toc 4"/>
    <w:aliases w:val="Inhalt_Ü4_TH"/>
    <w:basedOn w:val="Normal"/>
    <w:next w:val="Normal"/>
    <w:uiPriority w:val="39"/>
    <w:rsid w:val="00DF4BC2"/>
    <w:pPr>
      <w:tabs>
        <w:tab w:val="left" w:pos="454"/>
        <w:tab w:val="left" w:pos="908"/>
        <w:tab w:val="left" w:pos="1247"/>
        <w:tab w:val="right" w:leader="dot" w:pos="8789"/>
      </w:tabs>
      <w:spacing w:after="0"/>
      <w:ind w:left="1361" w:hanging="454"/>
    </w:pPr>
    <w:rPr>
      <w:noProof/>
      <w:color w:val="000000" w:themeColor="text1"/>
    </w:rPr>
  </w:style>
  <w:style w:type="paragraph" w:customStyle="1" w:styleId="Aufzhlunga-b-cTHeingerckt">
    <w:name w:val="Aufzählung a-b-c TH eingerückt"/>
    <w:basedOn w:val="Aufzhlunga-b-cTH"/>
    <w:uiPriority w:val="2"/>
    <w:qFormat/>
    <w:rsid w:val="00297408"/>
    <w:pPr>
      <w:numPr>
        <w:ilvl w:val="1"/>
      </w:numPr>
      <w:spacing w:beforeLines="50" w:after="120"/>
    </w:pPr>
  </w:style>
  <w:style w:type="paragraph" w:customStyle="1" w:styleId="AufzhlungStrichTH2xeingerckt">
    <w:name w:val="Aufzählung Strich TH 2xeingerückt"/>
    <w:basedOn w:val="AufzhlungStrichTHeingerckt"/>
    <w:uiPriority w:val="2"/>
    <w:qFormat/>
    <w:rsid w:val="00297408"/>
    <w:pPr>
      <w:numPr>
        <w:ilvl w:val="2"/>
      </w:numPr>
      <w:spacing w:beforeLines="50" w:before="50"/>
    </w:pPr>
  </w:style>
  <w:style w:type="paragraph" w:customStyle="1" w:styleId="Programmcode">
    <w:name w:val="Programmcode"/>
    <w:basedOn w:val="FlietextTH"/>
    <w:uiPriority w:val="8"/>
    <w:rsid w:val="00425D1F"/>
    <w:pPr>
      <w:spacing w:after="0" w:line="276" w:lineRule="auto"/>
    </w:pPr>
    <w:rPr>
      <w:rFonts w:ascii="Courier New" w:hAnsi="Courier New" w:cs="Courier New"/>
      <w:noProof/>
      <w:szCs w:val="21"/>
    </w:rPr>
  </w:style>
  <w:style w:type="paragraph" w:styleId="BalloonText">
    <w:name w:val="Balloon Text"/>
    <w:basedOn w:val="Normal"/>
    <w:link w:val="BalloonTextChar"/>
    <w:uiPriority w:val="99"/>
    <w:semiHidden/>
    <w:locked/>
    <w:rsid w:val="00314F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7377"/>
    <w:rPr>
      <w:rFonts w:ascii="Tahoma" w:hAnsi="Tahoma" w:cs="Tahoma"/>
      <w:sz w:val="16"/>
      <w:szCs w:val="16"/>
    </w:rPr>
  </w:style>
  <w:style w:type="paragraph" w:styleId="Header">
    <w:name w:val="header"/>
    <w:basedOn w:val="Normal"/>
    <w:link w:val="HeaderChar"/>
    <w:semiHidden/>
    <w:rsid w:val="00824DBD"/>
    <w:pPr>
      <w:tabs>
        <w:tab w:val="center" w:pos="4536"/>
        <w:tab w:val="right" w:pos="9072"/>
      </w:tabs>
      <w:spacing w:after="0" w:line="240" w:lineRule="auto"/>
    </w:pPr>
  </w:style>
  <w:style w:type="character" w:customStyle="1" w:styleId="HeaderChar">
    <w:name w:val="Header Char"/>
    <w:basedOn w:val="DefaultParagraphFont"/>
    <w:link w:val="Header"/>
    <w:semiHidden/>
    <w:rsid w:val="007F7377"/>
  </w:style>
  <w:style w:type="paragraph" w:customStyle="1" w:styleId="TitelTitelseite20ptTH">
    <w:name w:val="Titel (Titelseite) 20 pt TH"/>
    <w:basedOn w:val="Normal"/>
    <w:uiPriority w:val="5"/>
    <w:qFormat/>
    <w:rsid w:val="00762CD7"/>
    <w:pPr>
      <w:framePr w:hSpace="142" w:wrap="notBeside" w:vAnchor="page" w:hAnchor="page" w:x="1135" w:y="2836"/>
      <w:spacing w:afterLines="200" w:after="200" w:line="240" w:lineRule="auto"/>
      <w:outlineLvl w:val="0"/>
    </w:pPr>
    <w:rPr>
      <w:rFonts w:cs="Arial"/>
      <w:sz w:val="40"/>
      <w:szCs w:val="34"/>
    </w:rPr>
  </w:style>
  <w:style w:type="paragraph" w:customStyle="1" w:styleId="FlietextTHeingerckt">
    <w:name w:val="Fließtext TH eingerückt"/>
    <w:basedOn w:val="FlietextTH"/>
    <w:qFormat/>
    <w:rsid w:val="00297408"/>
    <w:pPr>
      <w:ind w:left="454"/>
    </w:pPr>
  </w:style>
  <w:style w:type="numbering" w:customStyle="1" w:styleId="ListeTHKlnArial2">
    <w:name w:val="Liste TH Köln Arial 2"/>
    <w:uiPriority w:val="99"/>
    <w:rsid w:val="007642D8"/>
    <w:pPr>
      <w:numPr>
        <w:numId w:val="28"/>
      </w:numPr>
    </w:pPr>
  </w:style>
  <w:style w:type="table" w:customStyle="1" w:styleId="TabelleTHKlnmitErgebniszeile">
    <w:name w:val="Tabelle TH Köln mit Ergebniszeile"/>
    <w:basedOn w:val="TableNormal"/>
    <w:uiPriority w:val="99"/>
    <w:rsid w:val="00297408"/>
    <w:pPr>
      <w:spacing w:after="0" w:line="278" w:lineRule="auto"/>
    </w:pPr>
    <w:rPr>
      <w:color w:val="000000" w:themeColor="text1"/>
    </w:rPr>
    <w:tblPr>
      <w:tblBorders>
        <w:bottom w:val="single" w:sz="4" w:space="0" w:color="auto"/>
        <w:insideH w:val="single" w:sz="4" w:space="0" w:color="auto"/>
      </w:tblBorders>
      <w:tblCellMar>
        <w:top w:w="85" w:type="dxa"/>
        <w:left w:w="85" w:type="dxa"/>
        <w:bottom w:w="85" w:type="dxa"/>
        <w:right w:w="57" w:type="dxa"/>
      </w:tblCellMar>
    </w:tblPr>
    <w:tblStylePr w:type="firstRow">
      <w:rPr>
        <w:b/>
      </w:rPr>
      <w:tblPr/>
      <w:trPr>
        <w:tblHeader/>
      </w:trPr>
      <w:tcPr>
        <w:tcBorders>
          <w:top w:val="nil"/>
          <w:left w:val="nil"/>
          <w:bottom w:val="single" w:sz="12" w:space="0" w:color="auto"/>
          <w:right w:val="nil"/>
          <w:insideH w:val="nil"/>
          <w:insideV w:val="nil"/>
          <w:tl2br w:val="nil"/>
          <w:tr2bl w:val="nil"/>
        </w:tcBorders>
      </w:tcPr>
    </w:tblStylePr>
    <w:tblStylePr w:type="lastRow">
      <w:rPr>
        <w:b/>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ext75ptTH">
    <w:name w:val="Text 7.5 pt TH"/>
    <w:basedOn w:val="Normal"/>
    <w:uiPriority w:val="5"/>
    <w:qFormat/>
    <w:rsid w:val="00297408"/>
    <w:pPr>
      <w:tabs>
        <w:tab w:val="left" w:pos="1928"/>
      </w:tabs>
      <w:spacing w:beforeLines="50" w:before="50"/>
    </w:pPr>
    <w:rPr>
      <w:color w:val="000000" w:themeColor="text1"/>
      <w:sz w:val="15"/>
      <w:szCs w:val="15"/>
    </w:rPr>
  </w:style>
  <w:style w:type="paragraph" w:styleId="Footer">
    <w:name w:val="footer"/>
    <w:basedOn w:val="Normal"/>
    <w:link w:val="FooterChar"/>
    <w:uiPriority w:val="99"/>
    <w:semiHidden/>
    <w:locked/>
    <w:rsid w:val="00E2139C"/>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E2139C"/>
  </w:style>
  <w:style w:type="paragraph" w:styleId="TableofFigures">
    <w:name w:val="table of figures"/>
    <w:basedOn w:val="Normal"/>
    <w:next w:val="Normal"/>
    <w:uiPriority w:val="99"/>
    <w:locked/>
    <w:rsid w:val="007642D8"/>
    <w:pPr>
      <w:tabs>
        <w:tab w:val="right" w:leader="dot" w:pos="8550"/>
      </w:tabs>
      <w:spacing w:line="317" w:lineRule="auto"/>
      <w:ind w:left="454" w:right="170" w:hanging="454"/>
    </w:pPr>
    <w:rPr>
      <w:noProof/>
      <w:sz w:val="22"/>
      <w:szCs w:val="22"/>
    </w:rPr>
  </w:style>
  <w:style w:type="numbering" w:customStyle="1" w:styleId="ListeTHKlnArialAbschlussarbeiten">
    <w:name w:val="Liste TH Köln Arial Abschlussarbeiten"/>
    <w:uiPriority w:val="99"/>
    <w:rsid w:val="007642D8"/>
    <w:pPr>
      <w:numPr>
        <w:numId w:val="40"/>
      </w:numPr>
    </w:pPr>
  </w:style>
  <w:style w:type="paragraph" w:customStyle="1" w:styleId="TabellenkopfzeileTH">
    <w:name w:val="Tabellenkopfzeile TH"/>
    <w:basedOn w:val="Tabellentext85ptTHlinksbndig"/>
    <w:uiPriority w:val="6"/>
    <w:rsid w:val="007642D8"/>
  </w:style>
  <w:style w:type="table" w:styleId="TableGrid">
    <w:name w:val="Table Grid"/>
    <w:basedOn w:val="TableNormal"/>
    <w:uiPriority w:val="59"/>
    <w:rsid w:val="00004A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90B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
    <w:name w:val="Grid Table 2"/>
    <w:basedOn w:val="TableNormal"/>
    <w:uiPriority w:val="47"/>
    <w:rsid w:val="00B4557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AC00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79686">
      <w:bodyDiv w:val="1"/>
      <w:marLeft w:val="0"/>
      <w:marRight w:val="0"/>
      <w:marTop w:val="0"/>
      <w:marBottom w:val="0"/>
      <w:divBdr>
        <w:top w:val="none" w:sz="0" w:space="0" w:color="auto"/>
        <w:left w:val="none" w:sz="0" w:space="0" w:color="auto"/>
        <w:bottom w:val="none" w:sz="0" w:space="0" w:color="auto"/>
        <w:right w:val="none" w:sz="0" w:space="0" w:color="auto"/>
      </w:divBdr>
    </w:div>
    <w:div w:id="936064328">
      <w:bodyDiv w:val="1"/>
      <w:marLeft w:val="0"/>
      <w:marRight w:val="0"/>
      <w:marTop w:val="0"/>
      <w:marBottom w:val="0"/>
      <w:divBdr>
        <w:top w:val="none" w:sz="0" w:space="0" w:color="auto"/>
        <w:left w:val="none" w:sz="0" w:space="0" w:color="auto"/>
        <w:bottom w:val="none" w:sz="0" w:space="0" w:color="auto"/>
        <w:right w:val="none" w:sz="0" w:space="0" w:color="auto"/>
      </w:divBdr>
      <w:divsChild>
        <w:div w:id="1174026769">
          <w:marLeft w:val="0"/>
          <w:marRight w:val="0"/>
          <w:marTop w:val="0"/>
          <w:marBottom w:val="0"/>
          <w:divBdr>
            <w:top w:val="none" w:sz="0" w:space="0" w:color="auto"/>
            <w:left w:val="none" w:sz="0" w:space="0" w:color="auto"/>
            <w:bottom w:val="none" w:sz="0" w:space="0" w:color="auto"/>
            <w:right w:val="none" w:sz="0" w:space="0" w:color="auto"/>
          </w:divBdr>
          <w:divsChild>
            <w:div w:id="67149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255657">
      <w:bodyDiv w:val="1"/>
      <w:marLeft w:val="0"/>
      <w:marRight w:val="0"/>
      <w:marTop w:val="0"/>
      <w:marBottom w:val="0"/>
      <w:divBdr>
        <w:top w:val="none" w:sz="0" w:space="0" w:color="auto"/>
        <w:left w:val="none" w:sz="0" w:space="0" w:color="auto"/>
        <w:bottom w:val="none" w:sz="0" w:space="0" w:color="auto"/>
        <w:right w:val="none" w:sz="0" w:space="0" w:color="auto"/>
      </w:divBdr>
      <w:divsChild>
        <w:div w:id="1548445539">
          <w:marLeft w:val="0"/>
          <w:marRight w:val="0"/>
          <w:marTop w:val="0"/>
          <w:marBottom w:val="0"/>
          <w:divBdr>
            <w:top w:val="none" w:sz="0" w:space="0" w:color="auto"/>
            <w:left w:val="none" w:sz="0" w:space="0" w:color="auto"/>
            <w:bottom w:val="none" w:sz="0" w:space="0" w:color="auto"/>
            <w:right w:val="none" w:sz="0" w:space="0" w:color="auto"/>
          </w:divBdr>
          <w:divsChild>
            <w:div w:id="1109860784">
              <w:marLeft w:val="0"/>
              <w:marRight w:val="0"/>
              <w:marTop w:val="0"/>
              <w:marBottom w:val="0"/>
              <w:divBdr>
                <w:top w:val="none" w:sz="0" w:space="0" w:color="auto"/>
                <w:left w:val="none" w:sz="0" w:space="0" w:color="auto"/>
                <w:bottom w:val="none" w:sz="0" w:space="0" w:color="auto"/>
                <w:right w:val="none" w:sz="0" w:space="0" w:color="auto"/>
              </w:divBdr>
              <w:divsChild>
                <w:div w:id="38464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392588">
      <w:bodyDiv w:val="1"/>
      <w:marLeft w:val="0"/>
      <w:marRight w:val="0"/>
      <w:marTop w:val="0"/>
      <w:marBottom w:val="0"/>
      <w:divBdr>
        <w:top w:val="none" w:sz="0" w:space="0" w:color="auto"/>
        <w:left w:val="none" w:sz="0" w:space="0" w:color="auto"/>
        <w:bottom w:val="none" w:sz="0" w:space="0" w:color="auto"/>
        <w:right w:val="none" w:sz="0" w:space="0" w:color="auto"/>
      </w:divBdr>
    </w:div>
    <w:div w:id="1681352933">
      <w:bodyDiv w:val="1"/>
      <w:marLeft w:val="0"/>
      <w:marRight w:val="0"/>
      <w:marTop w:val="0"/>
      <w:marBottom w:val="0"/>
      <w:divBdr>
        <w:top w:val="none" w:sz="0" w:space="0" w:color="auto"/>
        <w:left w:val="none" w:sz="0" w:space="0" w:color="auto"/>
        <w:bottom w:val="none" w:sz="0" w:space="0" w:color="auto"/>
        <w:right w:val="none" w:sz="0" w:space="0" w:color="auto"/>
      </w:divBdr>
      <w:divsChild>
        <w:div w:id="1480345027">
          <w:marLeft w:val="0"/>
          <w:marRight w:val="0"/>
          <w:marTop w:val="0"/>
          <w:marBottom w:val="0"/>
          <w:divBdr>
            <w:top w:val="none" w:sz="0" w:space="0" w:color="auto"/>
            <w:left w:val="none" w:sz="0" w:space="0" w:color="auto"/>
            <w:bottom w:val="none" w:sz="0" w:space="0" w:color="auto"/>
            <w:right w:val="none" w:sz="0" w:space="0" w:color="auto"/>
          </w:divBdr>
        </w:div>
      </w:divsChild>
    </w:div>
    <w:div w:id="2097245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hyperlink" Target="https://www.phpmyadmin.net/docs/" TargetMode="Externa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phpmyadmin.net/" TargetMode="Externa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9.png"/><Relationship Id="rId31"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6.emf"/></Relationships>
</file>

<file path=word/_rels/footnotes.xml.rels><?xml version="1.0" encoding="UTF-8" standalone="yes"?>
<Relationships xmlns="http://schemas.openxmlformats.org/package/2006/relationships"><Relationship Id="rId1" Type="http://schemas.openxmlformats.org/officeDocument/2006/relationships/hyperlink" Target="https://www.phpmyadmin.net/" TargetMode="External"/></Relationships>
</file>

<file path=word/theme/theme1.xml><?xml version="1.0" encoding="utf-8"?>
<a:theme xmlns:a="http://schemas.openxmlformats.org/drawingml/2006/main" name="TH Köln_PP">
  <a:themeElements>
    <a:clrScheme name="TH-Köln-Einfaches Farbklima">
      <a:dk1>
        <a:srgbClr val="000000"/>
      </a:dk1>
      <a:lt1>
        <a:srgbClr val="FFFFFF"/>
      </a:lt1>
      <a:dk2>
        <a:srgbClr val="808080"/>
      </a:dk2>
      <a:lt2>
        <a:srgbClr val="BFBFBF"/>
      </a:lt2>
      <a:accent1>
        <a:srgbClr val="C00009"/>
      </a:accent1>
      <a:accent2>
        <a:srgbClr val="E24300"/>
      </a:accent2>
      <a:accent3>
        <a:srgbClr val="9D167A"/>
      </a:accent3>
      <a:accent4>
        <a:srgbClr val="A00008"/>
      </a:accent4>
      <a:accent5>
        <a:srgbClr val="BB3800"/>
      </a:accent5>
      <a:accent6>
        <a:srgbClr val="740B5C"/>
      </a:accent6>
      <a:hlink>
        <a:srgbClr val="005294"/>
      </a:hlink>
      <a:folHlink>
        <a:srgbClr val="6783B4"/>
      </a:folHlink>
    </a:clrScheme>
    <a:fontScheme name="Office Klassisch 2">
      <a:majorFont>
        <a:latin typeface="Arial"/>
        <a:ea typeface=""/>
        <a:cs typeface=""/>
        <a:font script="Jpan" typeface="ＭＳ Ｐゴシック"/>
        <a:font script="Hang" typeface="돋움"/>
        <a:font script="Hans" typeface="华文新魏"/>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华文新魏"/>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configuration xmlns:c="http://ns.axespdf.com/word/configuration">
  <c:group id="Styles">
    <c:group id="Tabellenkopfzeile TH">
      <c:property id="RoleID" type="string">ParagraphHeaderCell</c:property>
      <c:property id="Scope" type="integer">2</c:property>
    </c:group>
  </c:group>
  <c:group id="Content"/>
  <c:group id="InitialView">
    <c:property id="MagnificationFactor" type="float">100</c:property>
  </c:group>
</c:configuration>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3B263-A11E-4976-A49E-751E429792ED}">
  <ds:schemaRefs>
    <ds:schemaRef ds:uri="http://ns.axespdf.com/word/configuration"/>
  </ds:schemaRefs>
</ds:datastoreItem>
</file>

<file path=customXml/itemProps2.xml><?xml version="1.0" encoding="utf-8"?>
<ds:datastoreItem xmlns:ds="http://schemas.openxmlformats.org/officeDocument/2006/customXml" ds:itemID="{B124A3D4-C2B1-45E8-8783-34F563095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16</Pages>
  <Words>2401</Words>
  <Characters>13691</Characters>
  <Application>Microsoft Office Word</Application>
  <DocSecurity>0</DocSecurity>
  <Lines>114</Lines>
  <Paragraphs>32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Vorlage Skript, Bericht, Dokumentation</vt:lpstr>
      <vt:lpstr>Vorlage Skript, Bericht, Dokumentation</vt:lpstr>
    </vt:vector>
  </TitlesOfParts>
  <Company>TH Köln</Company>
  <LinksUpToDate>false</LinksUpToDate>
  <CharactersWithSpaces>16060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Skript, Bericht, Dokumentation</dc:title>
  <dc:creator>René Wörzberger</dc:creator>
  <cp:keywords>Wordvorlage, Office-Dokumentvorlage</cp:keywords>
  <dc:description>Version 2.1  10/2017</dc:description>
  <cp:lastModifiedBy>Florian</cp:lastModifiedBy>
  <cp:revision>72</cp:revision>
  <cp:lastPrinted>2018-11-12T11:21:00Z</cp:lastPrinted>
  <dcterms:created xsi:type="dcterms:W3CDTF">2018-10-10T15:20:00Z</dcterms:created>
  <dcterms:modified xsi:type="dcterms:W3CDTF">2018-12-11T17:35:00Z</dcterms:modified>
</cp:coreProperties>
</file>