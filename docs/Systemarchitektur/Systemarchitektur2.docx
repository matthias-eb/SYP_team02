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OLE_LINK12"/>
    <w:bookmarkStart w:id="1" w:name="OLE_LINK13"/>
    <w:p w14:paraId="79A4337D" w14:textId="535101F3" w:rsidR="00B117D0" w:rsidRDefault="005214CA" w:rsidP="00B117D0">
      <w:r w:rsidRPr="00910F74">
        <w:rPr>
          <w:noProof/>
        </w:rPr>
        <mc:AlternateContent>
          <mc:Choice Requires="wps">
            <w:drawing>
              <wp:anchor distT="2160270" distB="6480810" distL="114300" distR="114300" simplePos="0" relativeHeight="251658752" behindDoc="1" locked="1" layoutInCell="1" allowOverlap="1" wp14:anchorId="67610A85" wp14:editId="21D020CE">
                <wp:simplePos x="0" y="0"/>
                <wp:positionH relativeFrom="page">
                  <wp:posOffset>945515</wp:posOffset>
                </wp:positionH>
                <wp:positionV relativeFrom="page">
                  <wp:posOffset>1796415</wp:posOffset>
                </wp:positionV>
                <wp:extent cx="5505450" cy="1937385"/>
                <wp:effectExtent l="0" t="0" r="0" b="14605"/>
                <wp:wrapTopAndBottom/>
                <wp:docPr id="9" name="Textfeld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5450" cy="1937385"/>
                        </a:xfrm>
                        <a:prstGeom prst="rect">
                          <a:avLst/>
                        </a:prstGeom>
                        <a:noFill/>
                        <a:ln>
                          <a:noFill/>
                        </a:ln>
                        <a:extLst/>
                      </wps:spPr>
                      <wps:txbx>
                        <w:txbxContent>
                          <w:p w14:paraId="311FB1B6" w14:textId="77777777" w:rsidR="00FA6093" w:rsidRDefault="00FA6093" w:rsidP="0093473B">
                            <w:pPr>
                              <w:pStyle w:val="DachzeileTitelseiteTH"/>
                            </w:pPr>
                            <w:r>
                              <w:t>Systementwurfs-Praktikum</w:t>
                            </w:r>
                          </w:p>
                          <w:p w14:paraId="27F1610B" w14:textId="3E1CB1E1" w:rsidR="00FA6093" w:rsidRPr="00B8642E" w:rsidRDefault="00FA6093" w:rsidP="0093473B">
                            <w:pPr>
                              <w:pStyle w:val="TitelTitelseite20ptTH"/>
                              <w:spacing w:after="480"/>
                            </w:pPr>
                            <w:r w:rsidRPr="00C116C0">
                              <w:rPr>
                                <w:b/>
                              </w:rPr>
                              <w:t>driving-e-car.de</w:t>
                            </w:r>
                            <w:r w:rsidRPr="00B8642E">
                              <w:fldChar w:fldCharType="begin"/>
                            </w:r>
                            <w:r w:rsidRPr="00B8642E">
                              <w:instrText xml:space="preserve"> ASK  Projekttitel "Wie lautet der Projekttitel?" \d &lt;Projekttitel&gt;  \* MERGEFORMAT </w:instrText>
                            </w:r>
                            <w:r w:rsidRPr="00B8642E">
                              <w:fldChar w:fldCharType="separate"/>
                            </w:r>
                            <w:r w:rsidRPr="00B8642E">
                              <w:t>fsdfdsf</w:t>
                            </w:r>
                            <w:r w:rsidRPr="00B8642E">
                              <w:fldChar w:fldCharType="end"/>
                            </w:r>
                            <w:r w:rsidRPr="00B8642E">
                              <w:fldChar w:fldCharType="begin"/>
                            </w:r>
                            <w:r w:rsidRPr="00B8642E">
                              <w:instrText xml:space="preserve"> ASK  Projekttitel "Wie lautet der Name des Projekts?" \d &lt;Projekttitel&gt;  \* MERGEFORMAT </w:instrText>
                            </w:r>
                            <w:r w:rsidRPr="00B8642E">
                              <w:fldChar w:fldCharType="separate"/>
                            </w:r>
                            <w:r w:rsidRPr="00B8642E">
                              <w:t>sdfsdfsdf</w:t>
                            </w:r>
                            <w:r w:rsidRPr="00B8642E">
                              <w:fldChar w:fldCharType="end"/>
                            </w:r>
                          </w:p>
                          <w:p w14:paraId="7224B93C" w14:textId="77777777" w:rsidR="00FA6093" w:rsidRDefault="00FA6093" w:rsidP="0093473B">
                            <w:pPr>
                              <w:pStyle w:val="TitelTitelseite20ptTH"/>
                              <w:spacing w:after="480"/>
                            </w:pPr>
                            <w:bookmarkStart w:id="2" w:name="_Toc529176786"/>
                            <w:bookmarkStart w:id="3" w:name="_Toc529177542"/>
                            <w:r>
                              <w:t>Systemarchitektur</w:t>
                            </w:r>
                            <w:bookmarkEnd w:id="2"/>
                            <w:bookmarkEnd w:id="3"/>
                          </w:p>
                          <w:p w14:paraId="05E335A0" w14:textId="39A33862" w:rsidR="00FA6093" w:rsidRPr="0093473B" w:rsidRDefault="00FA6093" w:rsidP="0093473B">
                            <w:pPr>
                              <w:pStyle w:val="FlietextTH"/>
                              <w:rPr>
                                <w:rStyle w:val="fettTH"/>
                                <w:b w:val="0"/>
                              </w:rPr>
                            </w:pPr>
                            <w:r w:rsidRPr="0093473B">
                              <w:t>Autor</w:t>
                            </w:r>
                            <w:r>
                              <w:t>(en)</w:t>
                            </w:r>
                            <w:r w:rsidRPr="0093473B">
                              <w:t xml:space="preserve">: </w:t>
                            </w:r>
                            <w:r>
                              <w:tab/>
                            </w:r>
                            <w:r w:rsidRPr="00BD1AB4">
                              <w:rPr>
                                <w:rStyle w:val="fettTH"/>
                              </w:rPr>
                              <w:t xml:space="preserve">Fahri Kus, Matthias Eberlein, Simon </w:t>
                            </w:r>
                            <w:proofErr w:type="spellStart"/>
                            <w:r w:rsidRPr="00BD1AB4">
                              <w:rPr>
                                <w:rStyle w:val="fettTH"/>
                              </w:rPr>
                              <w:t>Kreuziger</w:t>
                            </w:r>
                            <w:proofErr w:type="spellEnd"/>
                            <w:r w:rsidRPr="00BD1AB4">
                              <w:rPr>
                                <w:rStyle w:val="fettTH"/>
                              </w:rPr>
                              <w:t>, Florian Heinrich</w:t>
                            </w:r>
                          </w:p>
                          <w:p w14:paraId="788CF44B" w14:textId="72FD46B7" w:rsidR="00FA6093" w:rsidRDefault="00FA6093" w:rsidP="0093473B">
                            <w:pPr>
                              <w:pStyle w:val="FlietextTH"/>
                            </w:pPr>
                            <w:r>
                              <w:t xml:space="preserve">Datum </w:t>
                            </w:r>
                            <w:r>
                              <w:tab/>
                            </w:r>
                            <w:r>
                              <w:tab/>
                              <w:t>12.11.2018</w:t>
                            </w:r>
                          </w:p>
                          <w:p w14:paraId="5284D1CA" w14:textId="1C19B7BE" w:rsidR="00FA6093" w:rsidRPr="00762CD7" w:rsidRDefault="00FA6093" w:rsidP="0093473B">
                            <w:pPr>
                              <w:pStyle w:val="FlietextTH"/>
                            </w:pPr>
                            <w:r>
                              <w:t xml:space="preserve">Version </w:t>
                            </w:r>
                            <w:r>
                              <w:tab/>
                              <w:t>1.1</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7610A85" id="_x0000_t202" coordsize="21600,21600" o:spt="202" path="m,l,21600r21600,l21600,xe">
                <v:stroke joinstyle="miter"/>
                <v:path gradientshapeok="t" o:connecttype="rect"/>
              </v:shapetype>
              <v:shape id="Textfeld 9" o:spid="_x0000_s1026" type="#_x0000_t202" style="position:absolute;margin-left:74.45pt;margin-top:141.45pt;width:433.5pt;height:152.55pt;z-index:-251657728;visibility:visible;mso-wrap-style:square;mso-width-percent:0;mso-height-percent:0;mso-wrap-distance-left:9pt;mso-wrap-distance-top:170.1pt;mso-wrap-distance-right:9pt;mso-wrap-distance-bottom:510.3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" filled="f" stroked="f">
                <v:textbox style="mso-fit-shape-to-text:t" inset="0,0,0,0">
                  <w:txbxContent>
                    <w:p w14:paraId="311FB1B6" w14:textId="77777777" w:rsidR="00FA6093" w:rsidRDefault="00FA6093" w:rsidP="0093473B">
                      <w:pPr>
                        <w:pStyle w:val="DachzeileTitelseiteTH"/>
                      </w:pPr>
                      <w:r>
                        <w:t>Systementwurfs-Praktikum</w:t>
                      </w:r>
                    </w:p>
                    <w:p w14:paraId="27F1610B" w14:textId="3E1CB1E1" w:rsidR="00FA6093" w:rsidRPr="00B8642E" w:rsidRDefault="00FA6093" w:rsidP="0093473B">
                      <w:pPr>
                        <w:pStyle w:val="TitelTitelseite20ptTH"/>
                        <w:spacing w:after="480"/>
                      </w:pPr>
                      <w:r w:rsidRPr="00C116C0">
                        <w:rPr>
                          <w:b/>
                        </w:rPr>
                        <w:t>driving-e-car.de</w:t>
                      </w:r>
                      <w:r w:rsidRPr="00B8642E">
                        <w:fldChar w:fldCharType="begin"/>
                      </w:r>
                      <w:r w:rsidRPr="00B8642E">
                        <w:instrText xml:space="preserve"> ASK  Projekttitel "Wie lautet der Projekttitel?" \d &lt;Projekttitel&gt;  \* MERGEFORMAT </w:instrText>
                      </w:r>
                      <w:r w:rsidRPr="00B8642E">
                        <w:fldChar w:fldCharType="separate"/>
                      </w:r>
                      <w:r w:rsidRPr="00B8642E">
                        <w:t>fsdfdsf</w:t>
                      </w:r>
                      <w:r w:rsidRPr="00B8642E">
                        <w:fldChar w:fldCharType="end"/>
                      </w:r>
                      <w:r w:rsidRPr="00B8642E">
                        <w:fldChar w:fldCharType="begin"/>
                      </w:r>
                      <w:r w:rsidRPr="00B8642E">
                        <w:instrText xml:space="preserve"> ASK  Projekttitel "Wie lautet der Name des Projekts?" \d &lt;Projekttitel&gt;  \* MERGEFORMAT </w:instrText>
                      </w:r>
                      <w:r w:rsidRPr="00B8642E">
                        <w:fldChar w:fldCharType="separate"/>
                      </w:r>
                      <w:r w:rsidRPr="00B8642E">
                        <w:t>sdfsdfsdf</w:t>
                      </w:r>
                      <w:r w:rsidRPr="00B8642E">
                        <w:fldChar w:fldCharType="end"/>
                      </w:r>
                    </w:p>
                    <w:p w14:paraId="7224B93C" w14:textId="77777777" w:rsidR="00FA6093" w:rsidRDefault="00FA6093" w:rsidP="0093473B">
                      <w:pPr>
                        <w:pStyle w:val="TitelTitelseite20ptTH"/>
                        <w:spacing w:after="480"/>
                      </w:pPr>
                      <w:bookmarkStart w:id="4" w:name="_Toc529176786"/>
                      <w:bookmarkStart w:id="5" w:name="_Toc529177542"/>
                      <w:r>
                        <w:t>Systemarchitektur</w:t>
                      </w:r>
                      <w:bookmarkEnd w:id="4"/>
                      <w:bookmarkEnd w:id="5"/>
                    </w:p>
                    <w:p w14:paraId="05E335A0" w14:textId="39A33862" w:rsidR="00FA6093" w:rsidRPr="0093473B" w:rsidRDefault="00FA6093" w:rsidP="0093473B">
                      <w:pPr>
                        <w:pStyle w:val="FlietextTH"/>
                        <w:rPr>
                          <w:rStyle w:val="fettTH"/>
                          <w:b w:val="0"/>
                        </w:rPr>
                      </w:pPr>
                      <w:r w:rsidRPr="0093473B">
                        <w:t>Autor</w:t>
                      </w:r>
                      <w:r>
                        <w:t>(en)</w:t>
                      </w:r>
                      <w:r w:rsidRPr="0093473B">
                        <w:t xml:space="preserve">: </w:t>
                      </w:r>
                      <w:r>
                        <w:tab/>
                      </w:r>
                      <w:r w:rsidRPr="00BD1AB4">
                        <w:rPr>
                          <w:rStyle w:val="fettTH"/>
                        </w:rPr>
                        <w:t xml:space="preserve">Fahri Kus, Matthias Eberlein, Simon </w:t>
                      </w:r>
                      <w:proofErr w:type="spellStart"/>
                      <w:r w:rsidRPr="00BD1AB4">
                        <w:rPr>
                          <w:rStyle w:val="fettTH"/>
                        </w:rPr>
                        <w:t>Kreuziger</w:t>
                      </w:r>
                      <w:proofErr w:type="spellEnd"/>
                      <w:r w:rsidRPr="00BD1AB4">
                        <w:rPr>
                          <w:rStyle w:val="fettTH"/>
                        </w:rPr>
                        <w:t>, Florian Heinrich</w:t>
                      </w:r>
                    </w:p>
                    <w:p w14:paraId="788CF44B" w14:textId="72FD46B7" w:rsidR="00FA6093" w:rsidRDefault="00FA6093" w:rsidP="0093473B">
                      <w:pPr>
                        <w:pStyle w:val="FlietextTH"/>
                      </w:pPr>
                      <w:r>
                        <w:t xml:space="preserve">Datum </w:t>
                      </w:r>
                      <w:r>
                        <w:tab/>
                      </w:r>
                      <w:r>
                        <w:tab/>
                        <w:t>12.11.2018</w:t>
                      </w:r>
                    </w:p>
                    <w:p w14:paraId="5284D1CA" w14:textId="1C19B7BE" w:rsidR="00FA6093" w:rsidRPr="00762CD7" w:rsidRDefault="00FA6093" w:rsidP="0093473B">
                      <w:pPr>
                        <w:pStyle w:val="FlietextTH"/>
                      </w:pPr>
                      <w:r>
                        <w:t xml:space="preserve">Version </w:t>
                      </w:r>
                      <w:r>
                        <w:tab/>
                        <w:t>1.1</w:t>
                      </w:r>
                    </w:p>
                  </w:txbxContent>
                </v:textbox>
                <w10:wrap type="topAndBottom" anchorx="page" anchory="page"/>
                <w10:anchorlock/>
              </v:shape>
            </w:pict>
          </mc:Fallback>
        </mc:AlternateContent>
      </w:r>
      <w:r w:rsidR="00910F74" w:rsidRPr="00910F74">
        <w:br w:type="page"/>
      </w:r>
    </w:p>
    <w:bookmarkStart w:id="4" w:name="_Toc529177543" w:displacedByCustomXml="next"/>
    <w:sdt>
      <w:sdtPr>
        <w:rPr>
          <w:rFonts w:eastAsia="Times New Roman" w:cs="Times New Roman"/>
          <w:color w:val="auto"/>
          <w:kern w:val="0"/>
          <w:sz w:val="20"/>
          <w:szCs w:val="20"/>
        </w:rPr>
        <w:id w:val="564382499"/>
        <w:docPartObj>
          <w:docPartGallery w:val="Table of Contents"/>
          <w:docPartUnique/>
        </w:docPartObj>
      </w:sdtPr>
      <w:sdtEndPr>
        <w:rPr>
          <w:b/>
          <w:bCs/>
          <w:noProof/>
        </w:rPr>
      </w:sdtEndPr>
      <w:sdtContent>
        <w:bookmarkEnd w:id="4" w:displacedByCustomXml="prev"/>
        <w:p w14:paraId="28A5D54C" w14:textId="04BEA478" w:rsidR="00B117D0" w:rsidRDefault="00B117D0">
          <w:pPr>
            <w:pStyle w:val="Inhaltsverzeichnisberschrift"/>
            <w:spacing w:after="240"/>
          </w:pPr>
          <w:r>
            <w:t>Inhalt</w:t>
          </w:r>
        </w:p>
        <w:p w14:paraId="4D4643D3" w14:textId="16DA157B" w:rsidR="00B117D0" w:rsidRDefault="00B117D0">
          <w:pPr>
            <w:pStyle w:val="Verzeichnis1"/>
            <w:rPr>
              <w:rFonts w:asciiTheme="minorHAnsi" w:eastAsiaTheme="minorEastAsia" w:hAnsiTheme="minorHAnsi" w:cstheme="minorBidi"/>
              <w:b w:val="0"/>
              <w:color w:val="auto"/>
              <w:sz w:val="22"/>
              <w:szCs w:val="22"/>
            </w:rPr>
          </w:pPr>
          <w:r>
            <w:rPr>
              <w:bCs/>
            </w:rPr>
            <w:fldChar w:fldCharType="begin"/>
          </w:r>
          <w:r>
            <w:rPr>
              <w:bCs/>
            </w:rPr>
            <w:instrText xml:space="preserve"> TOC \o "1-3" \h \z \u </w:instrText>
          </w:r>
          <w:r>
            <w:rPr>
              <w:bCs/>
            </w:rPr>
            <w:fldChar w:fldCharType="separate"/>
          </w:r>
          <w:hyperlink w:anchor="_Toc529177544" w:history="1">
            <w:r w:rsidRPr="005074EB">
              <w:rPr>
                <w:rStyle w:val="Hyperlink"/>
              </w:rPr>
              <w:t>1</w:t>
            </w:r>
            <w:r>
              <w:rPr>
                <w:rFonts w:asciiTheme="minorHAnsi" w:eastAsiaTheme="minorEastAsia" w:hAnsiTheme="minorHAnsi" w:cstheme="minorBidi"/>
                <w:b w:val="0"/>
                <w:color w:val="auto"/>
                <w:sz w:val="22"/>
                <w:szCs w:val="22"/>
              </w:rPr>
              <w:tab/>
            </w:r>
            <w:r w:rsidRPr="005074EB">
              <w:rPr>
                <w:rStyle w:val="Hyperlink"/>
              </w:rPr>
              <w:t>Datenschema</w:t>
            </w:r>
            <w:r>
              <w:rPr>
                <w:webHidden/>
              </w:rPr>
              <w:tab/>
            </w:r>
            <w:r>
              <w:rPr>
                <w:webHidden/>
              </w:rPr>
              <w:fldChar w:fldCharType="begin"/>
            </w:r>
            <w:r>
              <w:rPr>
                <w:webHidden/>
              </w:rPr>
              <w:instrText xml:space="preserve"> PAGEREF _Toc529177544 \h </w:instrText>
            </w:r>
            <w:r>
              <w:rPr>
                <w:webHidden/>
              </w:rPr>
            </w:r>
            <w:r>
              <w:rPr>
                <w:webHidden/>
              </w:rPr>
              <w:fldChar w:fldCharType="separate"/>
            </w:r>
            <w:r w:rsidR="00010766">
              <w:rPr>
                <w:webHidden/>
              </w:rPr>
              <w:t>3</w:t>
            </w:r>
            <w:r>
              <w:rPr>
                <w:webHidden/>
              </w:rPr>
              <w:fldChar w:fldCharType="end"/>
            </w:r>
          </w:hyperlink>
        </w:p>
        <w:p w14:paraId="1BA4E55F" w14:textId="57EABA2E" w:rsidR="00B117D0" w:rsidRDefault="00CB08B4">
          <w:pPr>
            <w:pStyle w:val="Verzeichnis1"/>
            <w:rPr>
              <w:rFonts w:asciiTheme="minorHAnsi" w:eastAsiaTheme="minorEastAsia" w:hAnsiTheme="minorHAnsi" w:cstheme="minorBidi"/>
              <w:b w:val="0"/>
              <w:color w:val="auto"/>
              <w:sz w:val="22"/>
              <w:szCs w:val="22"/>
            </w:rPr>
          </w:pPr>
          <w:hyperlink w:anchor="_Toc529177545" w:history="1">
            <w:r w:rsidR="00B117D0" w:rsidRPr="005074EB">
              <w:rPr>
                <w:rStyle w:val="Hyperlink"/>
              </w:rPr>
              <w:t>2</w:t>
            </w:r>
            <w:r w:rsidR="00B117D0">
              <w:rPr>
                <w:rFonts w:asciiTheme="minorHAnsi" w:eastAsiaTheme="minorEastAsia" w:hAnsiTheme="minorHAnsi" w:cstheme="minorBidi"/>
                <w:b w:val="0"/>
                <w:color w:val="auto"/>
                <w:sz w:val="22"/>
                <w:szCs w:val="22"/>
              </w:rPr>
              <w:tab/>
            </w:r>
            <w:r w:rsidR="00B117D0" w:rsidRPr="005074EB">
              <w:rPr>
                <w:rStyle w:val="Hyperlink"/>
              </w:rPr>
              <w:t>Komponentenarchitektu</w:t>
            </w:r>
            <w:r w:rsidR="00B117D0" w:rsidRPr="005074EB">
              <w:rPr>
                <w:rStyle w:val="Hyperlink"/>
              </w:rPr>
              <w:t>r</w:t>
            </w:r>
            <w:r w:rsidR="00B117D0" w:rsidRPr="005074EB">
              <w:rPr>
                <w:rStyle w:val="Hyperlink"/>
              </w:rPr>
              <w:t xml:space="preserve"> (Bausteinsicht)</w:t>
            </w:r>
            <w:r w:rsidR="00B117D0">
              <w:rPr>
                <w:webHidden/>
              </w:rPr>
              <w:tab/>
            </w:r>
            <w:r w:rsidR="00B117D0">
              <w:rPr>
                <w:webHidden/>
              </w:rPr>
              <w:fldChar w:fldCharType="begin"/>
            </w:r>
            <w:r w:rsidR="00B117D0">
              <w:rPr>
                <w:webHidden/>
              </w:rPr>
              <w:instrText xml:space="preserve"> PAGEREF _Toc529177545 \h </w:instrText>
            </w:r>
            <w:r w:rsidR="00B117D0">
              <w:rPr>
                <w:webHidden/>
              </w:rPr>
            </w:r>
            <w:r w:rsidR="00B117D0">
              <w:rPr>
                <w:webHidden/>
              </w:rPr>
              <w:fldChar w:fldCharType="separate"/>
            </w:r>
            <w:r w:rsidR="00010766">
              <w:rPr>
                <w:webHidden/>
              </w:rPr>
              <w:t>4</w:t>
            </w:r>
            <w:r w:rsidR="00B117D0">
              <w:rPr>
                <w:webHidden/>
              </w:rPr>
              <w:fldChar w:fldCharType="end"/>
            </w:r>
          </w:hyperlink>
        </w:p>
        <w:p w14:paraId="200040AF" w14:textId="798D1278" w:rsidR="00B117D0" w:rsidRDefault="00CB08B4">
          <w:pPr>
            <w:pStyle w:val="Verzeichnis1"/>
            <w:rPr>
              <w:rFonts w:asciiTheme="minorHAnsi" w:eastAsiaTheme="minorEastAsia" w:hAnsiTheme="minorHAnsi" w:cstheme="minorBidi"/>
              <w:b w:val="0"/>
              <w:color w:val="auto"/>
              <w:sz w:val="22"/>
              <w:szCs w:val="22"/>
            </w:rPr>
          </w:pPr>
          <w:hyperlink w:anchor="_Toc529177546" w:history="1">
            <w:r w:rsidR="00B117D0" w:rsidRPr="005074EB">
              <w:rPr>
                <w:rStyle w:val="Hyperlink"/>
              </w:rPr>
              <w:t>3</w:t>
            </w:r>
            <w:r w:rsidR="00B117D0">
              <w:rPr>
                <w:rFonts w:asciiTheme="minorHAnsi" w:eastAsiaTheme="minorEastAsia" w:hAnsiTheme="minorHAnsi" w:cstheme="minorBidi"/>
                <w:b w:val="0"/>
                <w:color w:val="auto"/>
                <w:sz w:val="22"/>
                <w:szCs w:val="22"/>
              </w:rPr>
              <w:tab/>
            </w:r>
            <w:r w:rsidR="00B117D0" w:rsidRPr="005074EB">
              <w:rPr>
                <w:rStyle w:val="Hyperlink"/>
              </w:rPr>
              <w:t>Komponentenspezifikation</w:t>
            </w:r>
            <w:r w:rsidR="00B117D0">
              <w:rPr>
                <w:webHidden/>
              </w:rPr>
              <w:tab/>
            </w:r>
            <w:r w:rsidR="00B117D0">
              <w:rPr>
                <w:webHidden/>
              </w:rPr>
              <w:fldChar w:fldCharType="begin"/>
            </w:r>
            <w:r w:rsidR="00B117D0">
              <w:rPr>
                <w:webHidden/>
              </w:rPr>
              <w:instrText xml:space="preserve"> PAGEREF _Toc529177546 \h </w:instrText>
            </w:r>
            <w:r w:rsidR="00B117D0">
              <w:rPr>
                <w:webHidden/>
              </w:rPr>
            </w:r>
            <w:r w:rsidR="00B117D0">
              <w:rPr>
                <w:webHidden/>
              </w:rPr>
              <w:fldChar w:fldCharType="separate"/>
            </w:r>
            <w:r w:rsidR="00010766">
              <w:rPr>
                <w:webHidden/>
              </w:rPr>
              <w:t>6</w:t>
            </w:r>
            <w:r w:rsidR="00B117D0">
              <w:rPr>
                <w:webHidden/>
              </w:rPr>
              <w:fldChar w:fldCharType="end"/>
            </w:r>
          </w:hyperlink>
        </w:p>
        <w:p w14:paraId="44BE44E1" w14:textId="0EF8C01C" w:rsidR="00B117D0" w:rsidRDefault="00CB08B4">
          <w:pPr>
            <w:pStyle w:val="Verzeichnis1"/>
            <w:rPr>
              <w:rFonts w:asciiTheme="minorHAnsi" w:eastAsiaTheme="minorEastAsia" w:hAnsiTheme="minorHAnsi" w:cstheme="minorBidi"/>
              <w:b w:val="0"/>
              <w:color w:val="auto"/>
              <w:sz w:val="22"/>
              <w:szCs w:val="22"/>
            </w:rPr>
          </w:pPr>
          <w:hyperlink w:anchor="_Toc529177547" w:history="1">
            <w:r w:rsidR="00B117D0" w:rsidRPr="005074EB">
              <w:rPr>
                <w:rStyle w:val="Hyperlink"/>
              </w:rPr>
              <w:t>4</w:t>
            </w:r>
            <w:r w:rsidR="00B117D0">
              <w:rPr>
                <w:rFonts w:asciiTheme="minorHAnsi" w:eastAsiaTheme="minorEastAsia" w:hAnsiTheme="minorHAnsi" w:cstheme="minorBidi"/>
                <w:b w:val="0"/>
                <w:color w:val="auto"/>
                <w:sz w:val="22"/>
                <w:szCs w:val="22"/>
              </w:rPr>
              <w:tab/>
            </w:r>
            <w:r w:rsidR="00B117D0" w:rsidRPr="005074EB">
              <w:rPr>
                <w:rStyle w:val="Hyperlink"/>
              </w:rPr>
              <w:t>Komponentenverteilung</w:t>
            </w:r>
            <w:r w:rsidR="00B117D0">
              <w:rPr>
                <w:webHidden/>
              </w:rPr>
              <w:tab/>
            </w:r>
            <w:r w:rsidR="00B117D0">
              <w:rPr>
                <w:webHidden/>
              </w:rPr>
              <w:fldChar w:fldCharType="begin"/>
            </w:r>
            <w:r w:rsidR="00B117D0">
              <w:rPr>
                <w:webHidden/>
              </w:rPr>
              <w:instrText xml:space="preserve"> PAGEREF _Toc529177547 \h </w:instrText>
            </w:r>
            <w:r w:rsidR="00B117D0">
              <w:rPr>
                <w:webHidden/>
              </w:rPr>
            </w:r>
            <w:r w:rsidR="00B117D0">
              <w:rPr>
                <w:webHidden/>
              </w:rPr>
              <w:fldChar w:fldCharType="separate"/>
            </w:r>
            <w:r w:rsidR="00010766">
              <w:rPr>
                <w:webHidden/>
              </w:rPr>
              <w:t>12</w:t>
            </w:r>
            <w:r w:rsidR="00B117D0">
              <w:rPr>
                <w:webHidden/>
              </w:rPr>
              <w:fldChar w:fldCharType="end"/>
            </w:r>
          </w:hyperlink>
        </w:p>
        <w:p w14:paraId="7CF497DA" w14:textId="39DDD55E" w:rsidR="00B117D0" w:rsidRDefault="00B117D0">
          <w:r>
            <w:rPr>
              <w:b/>
              <w:bCs/>
              <w:noProof/>
            </w:rPr>
            <w:fldChar w:fldCharType="end"/>
          </w:r>
        </w:p>
      </w:sdtContent>
    </w:sdt>
    <w:p w14:paraId="65C4A755" w14:textId="77777777" w:rsidR="00B117D0" w:rsidRPr="00B117D0" w:rsidRDefault="00B117D0" w:rsidP="00B117D0">
      <w:pPr>
        <w:rPr>
          <w:lang w:val="en-US"/>
        </w:rPr>
      </w:pPr>
    </w:p>
    <w:p w14:paraId="522FF80E" w14:textId="77777777" w:rsidR="00B117D0" w:rsidRDefault="00B117D0">
      <w:pPr>
        <w:rPr>
          <w:lang w:val="en-US"/>
        </w:rPr>
      </w:pPr>
    </w:p>
    <w:p w14:paraId="252BAB27" w14:textId="77777777" w:rsidR="00B117D0" w:rsidRDefault="00B117D0">
      <w:pPr>
        <w:rPr>
          <w:lang w:val="en-US"/>
        </w:rPr>
      </w:pPr>
    </w:p>
    <w:p w14:paraId="3861B02F" w14:textId="77777777" w:rsidR="00B117D0" w:rsidRDefault="00B117D0">
      <w:pPr>
        <w:rPr>
          <w:lang w:val="en-US"/>
        </w:rPr>
      </w:pPr>
    </w:p>
    <w:p w14:paraId="05C01E42" w14:textId="5B373F14" w:rsidR="00DB4EF9" w:rsidRPr="00B117D0" w:rsidRDefault="00B117D0">
      <w:pPr>
        <w:rPr>
          <w:lang w:val="en-US"/>
        </w:rPr>
      </w:pPr>
      <w:r w:rsidRPr="00D755CF">
        <w:rPr>
          <w:noProof/>
          <w:szCs w:val="18"/>
        </w:rPr>
        <mc:AlternateContent>
          <mc:Choice Requires="wps">
            <w:drawing>
              <wp:anchor distT="365760" distB="365760" distL="0" distR="0" simplePos="0" relativeHeight="251660800" behindDoc="0" locked="0" layoutInCell="1" allowOverlap="1" wp14:anchorId="717BB941" wp14:editId="59AEA14A">
                <wp:simplePos x="0" y="0"/>
                <wp:positionH relativeFrom="margin">
                  <wp:posOffset>-1905</wp:posOffset>
                </wp:positionH>
                <wp:positionV relativeFrom="margin">
                  <wp:posOffset>5947715</wp:posOffset>
                </wp:positionV>
                <wp:extent cx="5662930" cy="1769110"/>
                <wp:effectExtent l="0" t="0" r="6985" b="635"/>
                <wp:wrapTopAndBottom/>
                <wp:docPr id="148" name="Rectangle 148"/>
                <wp:cNvGraphicFramePr/>
                <a:graphic xmlns:a="http://schemas.openxmlformats.org/drawingml/2006/main">
                  <a:graphicData uri="http://schemas.microsoft.com/office/word/2010/wordprocessingShape">
                    <wps:wsp>
                      <wps:cNvSpPr/>
                      <wps:spPr>
                        <a:xfrm>
                          <a:off x="0" y="0"/>
                          <a:ext cx="5662930" cy="176911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B0D37E" w14:textId="77777777" w:rsidR="00FA6093" w:rsidRDefault="00FA6093" w:rsidP="00B117D0">
                            <w:pPr>
                              <w:pStyle w:val="berschrift1unnummeriert"/>
                              <w:spacing w:after="240"/>
                            </w:pPr>
                            <w:bookmarkStart w:id="5" w:name="_Toc528047788"/>
                            <w:r>
                              <w:t>Revisionshistorie</w:t>
                            </w:r>
                            <w:bookmarkEnd w:id="5"/>
                          </w:p>
                          <w:tbl>
                            <w:tblPr>
                              <w:tblStyle w:val="TabelleTHKlnmitErgebniszeile"/>
                              <w:tblW w:w="0" w:type="auto"/>
                              <w:tblLook w:val="04A0" w:firstRow="1" w:lastRow="0" w:firstColumn="1" w:lastColumn="0" w:noHBand="0" w:noVBand="1"/>
                            </w:tblPr>
                            <w:tblGrid>
                              <w:gridCol w:w="988"/>
                              <w:gridCol w:w="1274"/>
                              <w:gridCol w:w="2728"/>
                              <w:gridCol w:w="3888"/>
                            </w:tblGrid>
                            <w:tr w:rsidR="00FA6093" w14:paraId="7CE4D248" w14:textId="77777777" w:rsidTr="002E3A4A">
                              <w:trPr>
                                <w:cnfStyle w:val="100000000000" w:firstRow="1" w:lastRow="0" w:firstColumn="0" w:lastColumn="0" w:oddVBand="0" w:evenVBand="0" w:oddHBand="0" w:evenHBand="0" w:firstRowFirstColumn="0" w:firstRowLastColumn="0" w:lastRowFirstColumn="0" w:lastRowLastColumn="0"/>
                              </w:trPr>
                              <w:tc>
                                <w:tcPr>
                                  <w:tcW w:w="988" w:type="dxa"/>
                                </w:tcPr>
                                <w:p w14:paraId="18AE4924" w14:textId="77777777" w:rsidR="00FA6093" w:rsidRDefault="00FA6093" w:rsidP="002E3A4A">
                                  <w:pPr>
                                    <w:spacing w:line="240" w:lineRule="auto"/>
                                  </w:pPr>
                                  <w:r>
                                    <w:t>Version</w:t>
                                  </w:r>
                                </w:p>
                              </w:tc>
                              <w:tc>
                                <w:tcPr>
                                  <w:tcW w:w="1274" w:type="dxa"/>
                                </w:tcPr>
                                <w:p w14:paraId="71389EAD" w14:textId="77777777" w:rsidR="00FA6093" w:rsidRDefault="00FA6093" w:rsidP="002E3A4A">
                                  <w:pPr>
                                    <w:spacing w:line="240" w:lineRule="auto"/>
                                  </w:pPr>
                                  <w:r>
                                    <w:t>Datum</w:t>
                                  </w:r>
                                </w:p>
                              </w:tc>
                              <w:tc>
                                <w:tcPr>
                                  <w:tcW w:w="2728" w:type="dxa"/>
                                </w:tcPr>
                                <w:p w14:paraId="242C4052" w14:textId="77777777" w:rsidR="00FA6093" w:rsidRDefault="00FA6093" w:rsidP="002E3A4A">
                                  <w:pPr>
                                    <w:spacing w:line="240" w:lineRule="auto"/>
                                  </w:pPr>
                                  <w:r>
                                    <w:t>Autor</w:t>
                                  </w:r>
                                </w:p>
                              </w:tc>
                              <w:tc>
                                <w:tcPr>
                                  <w:tcW w:w="3888" w:type="dxa"/>
                                </w:tcPr>
                                <w:p w14:paraId="50AC4BCD" w14:textId="77777777" w:rsidR="00FA6093" w:rsidRDefault="00FA6093" w:rsidP="002E3A4A">
                                  <w:pPr>
                                    <w:spacing w:line="240" w:lineRule="auto"/>
                                  </w:pPr>
                                  <w:r>
                                    <w:t>Bemerkungen</w:t>
                                  </w:r>
                                </w:p>
                              </w:tc>
                            </w:tr>
                            <w:tr w:rsidR="00FA6093" w14:paraId="3A0C9C18" w14:textId="77777777" w:rsidTr="002E3A4A">
                              <w:tc>
                                <w:tcPr>
                                  <w:tcW w:w="988" w:type="dxa"/>
                                </w:tcPr>
                                <w:p w14:paraId="71641A0D" w14:textId="77777777" w:rsidR="00FA6093" w:rsidRDefault="00FA6093" w:rsidP="002E3A4A">
                                  <w:pPr>
                                    <w:spacing w:line="240" w:lineRule="auto"/>
                                  </w:pPr>
                                  <w:r>
                                    <w:t>0.1</w:t>
                                  </w:r>
                                </w:p>
                              </w:tc>
                              <w:tc>
                                <w:tcPr>
                                  <w:tcW w:w="1274" w:type="dxa"/>
                                </w:tcPr>
                                <w:p w14:paraId="28485557" w14:textId="77777777" w:rsidR="00FA6093" w:rsidRDefault="00FA6093" w:rsidP="002E3A4A">
                                  <w:pPr>
                                    <w:spacing w:line="240" w:lineRule="auto"/>
                                  </w:pPr>
                                  <w:r>
                                    <w:t>05.11.2018</w:t>
                                  </w:r>
                                </w:p>
                              </w:tc>
                              <w:tc>
                                <w:tcPr>
                                  <w:tcW w:w="2728" w:type="dxa"/>
                                </w:tcPr>
                                <w:p w14:paraId="79FEC4BE" w14:textId="68BCD567" w:rsidR="00FA6093" w:rsidRDefault="00FA6093" w:rsidP="002E3A4A">
                                  <w:pPr>
                                    <w:spacing w:line="240" w:lineRule="auto"/>
                                  </w:pPr>
                                  <w:r w:rsidRPr="00F52A45">
                                    <w:t xml:space="preserve">Simon </w:t>
                                  </w:r>
                                  <w:proofErr w:type="spellStart"/>
                                  <w:r w:rsidRPr="00F52A45">
                                    <w:t>Kreuziger</w:t>
                                  </w:r>
                                  <w:proofErr w:type="spellEnd"/>
                                  <w:r w:rsidRPr="00F52A45">
                                    <w:t>, Florian Heinrich</w:t>
                                  </w:r>
                                </w:p>
                              </w:tc>
                              <w:tc>
                                <w:tcPr>
                                  <w:tcW w:w="3888" w:type="dxa"/>
                                </w:tcPr>
                                <w:p w14:paraId="3DCE9A92" w14:textId="77777777" w:rsidR="00FA6093" w:rsidRDefault="00FA6093" w:rsidP="002E3A4A">
                                  <w:pPr>
                                    <w:spacing w:line="240" w:lineRule="auto"/>
                                  </w:pPr>
                                  <w:r>
                                    <w:t>Initial Version</w:t>
                                  </w:r>
                                </w:p>
                              </w:tc>
                            </w:tr>
                            <w:tr w:rsidR="00FA6093" w14:paraId="3280B244" w14:textId="77777777" w:rsidTr="002E3A4A">
                              <w:tc>
                                <w:tcPr>
                                  <w:tcW w:w="988" w:type="dxa"/>
                                </w:tcPr>
                                <w:p w14:paraId="10CD2262" w14:textId="029DF4DE" w:rsidR="00FA6093" w:rsidRDefault="00FA6093" w:rsidP="002E3A4A">
                                  <w:pPr>
                                    <w:spacing w:line="240" w:lineRule="auto"/>
                                  </w:pPr>
                                  <w:r>
                                    <w:t>0.2</w:t>
                                  </w:r>
                                </w:p>
                              </w:tc>
                              <w:tc>
                                <w:tcPr>
                                  <w:tcW w:w="1274" w:type="dxa"/>
                                </w:tcPr>
                                <w:p w14:paraId="28ACBF07" w14:textId="32D279B7" w:rsidR="00FA6093" w:rsidRDefault="00FA6093" w:rsidP="002E3A4A">
                                  <w:pPr>
                                    <w:spacing w:line="240" w:lineRule="auto"/>
                                  </w:pPr>
                                  <w:r>
                                    <w:t>09.11.2018</w:t>
                                  </w:r>
                                </w:p>
                              </w:tc>
                              <w:tc>
                                <w:tcPr>
                                  <w:tcW w:w="2728" w:type="dxa"/>
                                </w:tcPr>
                                <w:p w14:paraId="06293694" w14:textId="01F16A47" w:rsidR="00FA6093" w:rsidRDefault="00FA6093" w:rsidP="002E3A4A">
                                  <w:pPr>
                                    <w:spacing w:line="240" w:lineRule="auto"/>
                                  </w:pPr>
                                  <w:r w:rsidRPr="00F52A45">
                                    <w:t xml:space="preserve">Simon </w:t>
                                  </w:r>
                                  <w:proofErr w:type="spellStart"/>
                                  <w:r w:rsidRPr="00F52A45">
                                    <w:t>Kreuziger</w:t>
                                  </w:r>
                                  <w:proofErr w:type="spellEnd"/>
                                  <w:r w:rsidRPr="00F52A45">
                                    <w:t>, Florian Heinrich</w:t>
                                  </w:r>
                                </w:p>
                              </w:tc>
                              <w:tc>
                                <w:tcPr>
                                  <w:tcW w:w="3888" w:type="dxa"/>
                                </w:tcPr>
                                <w:p w14:paraId="761F86BB" w14:textId="1055A4F0" w:rsidR="00FA6093" w:rsidRDefault="00FA6093" w:rsidP="002E3A4A">
                                  <w:pPr>
                                    <w:spacing w:line="240" w:lineRule="auto"/>
                                  </w:pPr>
                                  <w:r>
                                    <w:t>Diagramme erstellt und eingefügt</w:t>
                                  </w:r>
                                </w:p>
                              </w:tc>
                            </w:tr>
                            <w:tr w:rsidR="00FA6093" w14:paraId="2BCBCAA2" w14:textId="77777777" w:rsidTr="002E3A4A">
                              <w:tc>
                                <w:tcPr>
                                  <w:tcW w:w="988" w:type="dxa"/>
                                </w:tcPr>
                                <w:p w14:paraId="157EEF0C" w14:textId="1165032D" w:rsidR="00FA6093" w:rsidRDefault="00FA6093" w:rsidP="00656B77">
                                  <w:pPr>
                                    <w:spacing w:line="240" w:lineRule="auto"/>
                                  </w:pPr>
                                  <w:r>
                                    <w:t>0.3</w:t>
                                  </w:r>
                                </w:p>
                              </w:tc>
                              <w:tc>
                                <w:tcPr>
                                  <w:tcW w:w="1274" w:type="dxa"/>
                                </w:tcPr>
                                <w:p w14:paraId="41A55EF9" w14:textId="039EC058" w:rsidR="00FA6093" w:rsidRDefault="00FA6093" w:rsidP="00656B77">
                                  <w:pPr>
                                    <w:spacing w:line="240" w:lineRule="auto"/>
                                  </w:pPr>
                                  <w:r>
                                    <w:t>12.11.2018</w:t>
                                  </w:r>
                                </w:p>
                              </w:tc>
                              <w:tc>
                                <w:tcPr>
                                  <w:tcW w:w="2728" w:type="dxa"/>
                                </w:tcPr>
                                <w:p w14:paraId="00395878" w14:textId="387249A8" w:rsidR="00FA6093" w:rsidRPr="00F52A45" w:rsidRDefault="00FA6093" w:rsidP="00656B77">
                                  <w:pPr>
                                    <w:spacing w:line="240" w:lineRule="auto"/>
                                  </w:pPr>
                                  <w:r w:rsidRPr="00F52A45">
                                    <w:t xml:space="preserve">Simon </w:t>
                                  </w:r>
                                  <w:proofErr w:type="spellStart"/>
                                  <w:r w:rsidRPr="00F52A45">
                                    <w:t>Kreuziger</w:t>
                                  </w:r>
                                  <w:proofErr w:type="spellEnd"/>
                                  <w:r w:rsidRPr="00F52A45">
                                    <w:t>, Florian Heinrich</w:t>
                                  </w:r>
                                </w:p>
                              </w:tc>
                              <w:tc>
                                <w:tcPr>
                                  <w:tcW w:w="3888" w:type="dxa"/>
                                </w:tcPr>
                                <w:p w14:paraId="33039730" w14:textId="039901A4" w:rsidR="00FA6093" w:rsidRDefault="00FA6093" w:rsidP="00656B77">
                                  <w:pPr>
                                    <w:spacing w:line="240" w:lineRule="auto"/>
                                  </w:pPr>
                                  <w:r>
                                    <w:t>Eindeutigere und einheitlich Packet Benennung</w:t>
                                  </w:r>
                                </w:p>
                              </w:tc>
                            </w:tr>
                            <w:tr w:rsidR="00FA6093" w14:paraId="70DB937B" w14:textId="77777777" w:rsidTr="002E3A4A">
                              <w:tc>
                                <w:tcPr>
                                  <w:tcW w:w="988" w:type="dxa"/>
                                </w:tcPr>
                                <w:p w14:paraId="0E4397C6" w14:textId="77777777" w:rsidR="00FA6093" w:rsidRDefault="00FA6093" w:rsidP="00656B77">
                                  <w:pPr>
                                    <w:spacing w:line="240" w:lineRule="auto"/>
                                  </w:pPr>
                                  <w:r>
                                    <w:t>1.0</w:t>
                                  </w:r>
                                </w:p>
                              </w:tc>
                              <w:tc>
                                <w:tcPr>
                                  <w:tcW w:w="1274" w:type="dxa"/>
                                </w:tcPr>
                                <w:p w14:paraId="52223BD4" w14:textId="77777777" w:rsidR="00FA6093" w:rsidRDefault="00FA6093" w:rsidP="00656B77">
                                  <w:pPr>
                                    <w:spacing w:line="240" w:lineRule="auto"/>
                                  </w:pPr>
                                  <w:r>
                                    <w:t>12.11.2018</w:t>
                                  </w:r>
                                </w:p>
                              </w:tc>
                              <w:tc>
                                <w:tcPr>
                                  <w:tcW w:w="2728" w:type="dxa"/>
                                </w:tcPr>
                                <w:p w14:paraId="065E1700" w14:textId="77777777" w:rsidR="00FA6093" w:rsidRPr="00F52A45" w:rsidRDefault="00FA6093" w:rsidP="00656B77">
                                  <w:pPr>
                                    <w:spacing w:line="240" w:lineRule="auto"/>
                                  </w:pPr>
                                  <w:r w:rsidRPr="00F52A45">
                                    <w:t xml:space="preserve">Fahri Kus, Matthias Eberlein, Simon </w:t>
                                  </w:r>
                                  <w:proofErr w:type="spellStart"/>
                                  <w:r w:rsidRPr="00F52A45">
                                    <w:t>Kreuziger</w:t>
                                  </w:r>
                                  <w:proofErr w:type="spellEnd"/>
                                  <w:r w:rsidRPr="00F52A45">
                                    <w:t>, Florian Heinrich</w:t>
                                  </w:r>
                                </w:p>
                              </w:tc>
                              <w:tc>
                                <w:tcPr>
                                  <w:tcW w:w="3888" w:type="dxa"/>
                                </w:tcPr>
                                <w:p w14:paraId="62A50C73" w14:textId="77777777" w:rsidR="00FA6093" w:rsidRDefault="00FA6093" w:rsidP="00656B77">
                                  <w:pPr>
                                    <w:spacing w:line="240" w:lineRule="auto"/>
                                  </w:pPr>
                                  <w:r>
                                    <w:t>Abschließende Qualitätssicherung für MS2</w:t>
                                  </w:r>
                                </w:p>
                              </w:tc>
                            </w:tr>
                            <w:tr w:rsidR="00FA6093" w14:paraId="097D09E4" w14:textId="77777777" w:rsidTr="002E3A4A">
                              <w:tc>
                                <w:tcPr>
                                  <w:tcW w:w="988" w:type="dxa"/>
                                </w:tcPr>
                                <w:p w14:paraId="3A0B84FA" w14:textId="7A22F975" w:rsidR="00FA6093" w:rsidRDefault="00FA6093" w:rsidP="00706FDF">
                                  <w:pPr>
                                    <w:spacing w:line="240" w:lineRule="auto"/>
                                  </w:pPr>
                                  <w:r>
                                    <w:t>1.1</w:t>
                                  </w:r>
                                </w:p>
                              </w:tc>
                              <w:tc>
                                <w:tcPr>
                                  <w:tcW w:w="1274" w:type="dxa"/>
                                </w:tcPr>
                                <w:p w14:paraId="66F94448" w14:textId="330372A5" w:rsidR="00FA6093" w:rsidRDefault="00FA6093" w:rsidP="00706FDF">
                                  <w:pPr>
                                    <w:spacing w:line="240" w:lineRule="auto"/>
                                  </w:pPr>
                                  <w:r>
                                    <w:t>08.12.2018</w:t>
                                  </w:r>
                                </w:p>
                              </w:tc>
                              <w:tc>
                                <w:tcPr>
                                  <w:tcW w:w="2728" w:type="dxa"/>
                                </w:tcPr>
                                <w:p w14:paraId="03BD79B8" w14:textId="04642220" w:rsidR="00FA6093" w:rsidRPr="00F52A45" w:rsidRDefault="00FA6093" w:rsidP="00706FDF">
                                  <w:pPr>
                                    <w:spacing w:line="240" w:lineRule="auto"/>
                                  </w:pPr>
                                  <w:r w:rsidRPr="00F52A45">
                                    <w:t xml:space="preserve">Fahri Kus, Matthias Eberlein, Simon </w:t>
                                  </w:r>
                                  <w:proofErr w:type="spellStart"/>
                                  <w:r w:rsidRPr="00F52A45">
                                    <w:t>Kreuziger</w:t>
                                  </w:r>
                                  <w:proofErr w:type="spellEnd"/>
                                  <w:r w:rsidRPr="00F52A45">
                                    <w:t>, Florian Heinrich</w:t>
                                  </w:r>
                                </w:p>
                              </w:tc>
                              <w:tc>
                                <w:tcPr>
                                  <w:tcW w:w="3888" w:type="dxa"/>
                                </w:tcPr>
                                <w:p w14:paraId="16F3291D" w14:textId="2651FB29" w:rsidR="00FA6093" w:rsidRDefault="00FA6093" w:rsidP="00706FDF">
                                  <w:pPr>
                                    <w:spacing w:line="240" w:lineRule="auto"/>
                                  </w:pPr>
                                </w:p>
                              </w:tc>
                            </w:tr>
                          </w:tbl>
                          <w:p w14:paraId="32B5D19E" w14:textId="77777777" w:rsidR="00FA6093" w:rsidRDefault="00FA6093" w:rsidP="00B117D0">
                            <w:pPr>
                              <w:spacing w:after="0" w:line="240" w:lineRule="auto"/>
                            </w:pPr>
                          </w:p>
                          <w:p w14:paraId="04375EA9" w14:textId="77777777" w:rsidR="00FA6093" w:rsidRDefault="00FA6093" w:rsidP="00B117D0"/>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rect w14:anchorId="717BB941" id="Rectangle 148" o:spid="_x0000_s1027" style="position:absolute;margin-left:-.15pt;margin-top:468.3pt;width:445.9pt;height:139.3pt;z-index:251660800;visibility:visible;mso-wrap-style:square;mso-width-percent:1000;mso-height-percent:0;mso-wrap-distance-left:0;mso-wrap-distance-top:28.8pt;mso-wrap-distance-right:0;mso-wrap-distance-bottom:28.8pt;mso-position-horizontal:absolute;mso-position-horizontal-relative:margin;mso-position-vertical:absolute;mso-position-vertical-relative:margin;mso-width-percent:10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" filled="f" stroked="f" strokeweight="2pt">
                <v:textbox style="mso-fit-shape-to-text:t" inset="0,0,0,0">
                  <w:txbxContent>
                    <w:p w14:paraId="16B0D37E" w14:textId="77777777" w:rsidR="00FA6093" w:rsidRDefault="00FA6093" w:rsidP="00B117D0">
                      <w:pPr>
                        <w:pStyle w:val="berschrift1unnummeriert"/>
                        <w:spacing w:after="240"/>
                      </w:pPr>
                      <w:bookmarkStart w:id="6" w:name="_Toc528047788"/>
                      <w:r>
                        <w:t>Revisionshistorie</w:t>
                      </w:r>
                      <w:bookmarkEnd w:id="6"/>
                    </w:p>
                    <w:tbl>
                      <w:tblPr>
                        <w:tblStyle w:val="TabelleTHKlnmitErgebniszeile"/>
                        <w:tblW w:w="0" w:type="auto"/>
                        <w:tblLook w:val="04A0" w:firstRow="1" w:lastRow="0" w:firstColumn="1" w:lastColumn="0" w:noHBand="0" w:noVBand="1"/>
                      </w:tblPr>
                      <w:tblGrid>
                        <w:gridCol w:w="988"/>
                        <w:gridCol w:w="1274"/>
                        <w:gridCol w:w="2728"/>
                        <w:gridCol w:w="3888"/>
                      </w:tblGrid>
                      <w:tr w:rsidR="00FA6093" w14:paraId="7CE4D248" w14:textId="77777777" w:rsidTr="002E3A4A">
                        <w:trPr>
                          <w:cnfStyle w:val="100000000000" w:firstRow="1" w:lastRow="0" w:firstColumn="0" w:lastColumn="0" w:oddVBand="0" w:evenVBand="0" w:oddHBand="0" w:evenHBand="0" w:firstRowFirstColumn="0" w:firstRowLastColumn="0" w:lastRowFirstColumn="0" w:lastRowLastColumn="0"/>
                        </w:trPr>
                        <w:tc>
                          <w:tcPr>
                            <w:tcW w:w="988" w:type="dxa"/>
                          </w:tcPr>
                          <w:p w14:paraId="18AE4924" w14:textId="77777777" w:rsidR="00FA6093" w:rsidRDefault="00FA6093" w:rsidP="002E3A4A">
                            <w:pPr>
                              <w:spacing w:line="240" w:lineRule="auto"/>
                            </w:pPr>
                            <w:r>
                              <w:t>Version</w:t>
                            </w:r>
                          </w:p>
                        </w:tc>
                        <w:tc>
                          <w:tcPr>
                            <w:tcW w:w="1274" w:type="dxa"/>
                          </w:tcPr>
                          <w:p w14:paraId="71389EAD" w14:textId="77777777" w:rsidR="00FA6093" w:rsidRDefault="00FA6093" w:rsidP="002E3A4A">
                            <w:pPr>
                              <w:spacing w:line="240" w:lineRule="auto"/>
                            </w:pPr>
                            <w:r>
                              <w:t>Datum</w:t>
                            </w:r>
                          </w:p>
                        </w:tc>
                        <w:tc>
                          <w:tcPr>
                            <w:tcW w:w="2728" w:type="dxa"/>
                          </w:tcPr>
                          <w:p w14:paraId="242C4052" w14:textId="77777777" w:rsidR="00FA6093" w:rsidRDefault="00FA6093" w:rsidP="002E3A4A">
                            <w:pPr>
                              <w:spacing w:line="240" w:lineRule="auto"/>
                            </w:pPr>
                            <w:r>
                              <w:t>Autor</w:t>
                            </w:r>
                          </w:p>
                        </w:tc>
                        <w:tc>
                          <w:tcPr>
                            <w:tcW w:w="3888" w:type="dxa"/>
                          </w:tcPr>
                          <w:p w14:paraId="50AC4BCD" w14:textId="77777777" w:rsidR="00FA6093" w:rsidRDefault="00FA6093" w:rsidP="002E3A4A">
                            <w:pPr>
                              <w:spacing w:line="240" w:lineRule="auto"/>
                            </w:pPr>
                            <w:r>
                              <w:t>Bemerkungen</w:t>
                            </w:r>
                          </w:p>
                        </w:tc>
                      </w:tr>
                      <w:tr w:rsidR="00FA6093" w14:paraId="3A0C9C18" w14:textId="77777777" w:rsidTr="002E3A4A">
                        <w:tc>
                          <w:tcPr>
                            <w:tcW w:w="988" w:type="dxa"/>
                          </w:tcPr>
                          <w:p w14:paraId="71641A0D" w14:textId="77777777" w:rsidR="00FA6093" w:rsidRDefault="00FA6093" w:rsidP="002E3A4A">
                            <w:pPr>
                              <w:spacing w:line="240" w:lineRule="auto"/>
                            </w:pPr>
                            <w:r>
                              <w:t>0.1</w:t>
                            </w:r>
                          </w:p>
                        </w:tc>
                        <w:tc>
                          <w:tcPr>
                            <w:tcW w:w="1274" w:type="dxa"/>
                          </w:tcPr>
                          <w:p w14:paraId="28485557" w14:textId="77777777" w:rsidR="00FA6093" w:rsidRDefault="00FA6093" w:rsidP="002E3A4A">
                            <w:pPr>
                              <w:spacing w:line="240" w:lineRule="auto"/>
                            </w:pPr>
                            <w:r>
                              <w:t>05.11.2018</w:t>
                            </w:r>
                          </w:p>
                        </w:tc>
                        <w:tc>
                          <w:tcPr>
                            <w:tcW w:w="2728" w:type="dxa"/>
                          </w:tcPr>
                          <w:p w14:paraId="79FEC4BE" w14:textId="68BCD567" w:rsidR="00FA6093" w:rsidRDefault="00FA6093" w:rsidP="002E3A4A">
                            <w:pPr>
                              <w:spacing w:line="240" w:lineRule="auto"/>
                            </w:pPr>
                            <w:r w:rsidRPr="00F52A45">
                              <w:t xml:space="preserve">Simon </w:t>
                            </w:r>
                            <w:proofErr w:type="spellStart"/>
                            <w:r w:rsidRPr="00F52A45">
                              <w:t>Kreuziger</w:t>
                            </w:r>
                            <w:proofErr w:type="spellEnd"/>
                            <w:r w:rsidRPr="00F52A45">
                              <w:t>, Florian Heinrich</w:t>
                            </w:r>
                          </w:p>
                        </w:tc>
                        <w:tc>
                          <w:tcPr>
                            <w:tcW w:w="3888" w:type="dxa"/>
                          </w:tcPr>
                          <w:p w14:paraId="3DCE9A92" w14:textId="77777777" w:rsidR="00FA6093" w:rsidRDefault="00FA6093" w:rsidP="002E3A4A">
                            <w:pPr>
                              <w:spacing w:line="240" w:lineRule="auto"/>
                            </w:pPr>
                            <w:r>
                              <w:t>Initial Version</w:t>
                            </w:r>
                          </w:p>
                        </w:tc>
                      </w:tr>
                      <w:tr w:rsidR="00FA6093" w14:paraId="3280B244" w14:textId="77777777" w:rsidTr="002E3A4A">
                        <w:tc>
                          <w:tcPr>
                            <w:tcW w:w="988" w:type="dxa"/>
                          </w:tcPr>
                          <w:p w14:paraId="10CD2262" w14:textId="029DF4DE" w:rsidR="00FA6093" w:rsidRDefault="00FA6093" w:rsidP="002E3A4A">
                            <w:pPr>
                              <w:spacing w:line="240" w:lineRule="auto"/>
                            </w:pPr>
                            <w:r>
                              <w:t>0.2</w:t>
                            </w:r>
                          </w:p>
                        </w:tc>
                        <w:tc>
                          <w:tcPr>
                            <w:tcW w:w="1274" w:type="dxa"/>
                          </w:tcPr>
                          <w:p w14:paraId="28ACBF07" w14:textId="32D279B7" w:rsidR="00FA6093" w:rsidRDefault="00FA6093" w:rsidP="002E3A4A">
                            <w:pPr>
                              <w:spacing w:line="240" w:lineRule="auto"/>
                            </w:pPr>
                            <w:r>
                              <w:t>09.11.2018</w:t>
                            </w:r>
                          </w:p>
                        </w:tc>
                        <w:tc>
                          <w:tcPr>
                            <w:tcW w:w="2728" w:type="dxa"/>
                          </w:tcPr>
                          <w:p w14:paraId="06293694" w14:textId="01F16A47" w:rsidR="00FA6093" w:rsidRDefault="00FA6093" w:rsidP="002E3A4A">
                            <w:pPr>
                              <w:spacing w:line="240" w:lineRule="auto"/>
                            </w:pPr>
                            <w:r w:rsidRPr="00F52A45">
                              <w:t xml:space="preserve">Simon </w:t>
                            </w:r>
                            <w:proofErr w:type="spellStart"/>
                            <w:r w:rsidRPr="00F52A45">
                              <w:t>Kreuziger</w:t>
                            </w:r>
                            <w:proofErr w:type="spellEnd"/>
                            <w:r w:rsidRPr="00F52A45">
                              <w:t>, Florian Heinrich</w:t>
                            </w:r>
                          </w:p>
                        </w:tc>
                        <w:tc>
                          <w:tcPr>
                            <w:tcW w:w="3888" w:type="dxa"/>
                          </w:tcPr>
                          <w:p w14:paraId="761F86BB" w14:textId="1055A4F0" w:rsidR="00FA6093" w:rsidRDefault="00FA6093" w:rsidP="002E3A4A">
                            <w:pPr>
                              <w:spacing w:line="240" w:lineRule="auto"/>
                            </w:pPr>
                            <w:r>
                              <w:t>Diagramme erstellt und eingefügt</w:t>
                            </w:r>
                          </w:p>
                        </w:tc>
                      </w:tr>
                      <w:tr w:rsidR="00FA6093" w14:paraId="2BCBCAA2" w14:textId="77777777" w:rsidTr="002E3A4A">
                        <w:tc>
                          <w:tcPr>
                            <w:tcW w:w="988" w:type="dxa"/>
                          </w:tcPr>
                          <w:p w14:paraId="157EEF0C" w14:textId="1165032D" w:rsidR="00FA6093" w:rsidRDefault="00FA6093" w:rsidP="00656B77">
                            <w:pPr>
                              <w:spacing w:line="240" w:lineRule="auto"/>
                            </w:pPr>
                            <w:r>
                              <w:t>0.3</w:t>
                            </w:r>
                          </w:p>
                        </w:tc>
                        <w:tc>
                          <w:tcPr>
                            <w:tcW w:w="1274" w:type="dxa"/>
                          </w:tcPr>
                          <w:p w14:paraId="41A55EF9" w14:textId="039EC058" w:rsidR="00FA6093" w:rsidRDefault="00FA6093" w:rsidP="00656B77">
                            <w:pPr>
                              <w:spacing w:line="240" w:lineRule="auto"/>
                            </w:pPr>
                            <w:r>
                              <w:t>12.11.2018</w:t>
                            </w:r>
                          </w:p>
                        </w:tc>
                        <w:tc>
                          <w:tcPr>
                            <w:tcW w:w="2728" w:type="dxa"/>
                          </w:tcPr>
                          <w:p w14:paraId="00395878" w14:textId="387249A8" w:rsidR="00FA6093" w:rsidRPr="00F52A45" w:rsidRDefault="00FA6093" w:rsidP="00656B77">
                            <w:pPr>
                              <w:spacing w:line="240" w:lineRule="auto"/>
                            </w:pPr>
                            <w:r w:rsidRPr="00F52A45">
                              <w:t xml:space="preserve">Simon </w:t>
                            </w:r>
                            <w:proofErr w:type="spellStart"/>
                            <w:r w:rsidRPr="00F52A45">
                              <w:t>Kreuziger</w:t>
                            </w:r>
                            <w:proofErr w:type="spellEnd"/>
                            <w:r w:rsidRPr="00F52A45">
                              <w:t>, Florian Heinrich</w:t>
                            </w:r>
                          </w:p>
                        </w:tc>
                        <w:tc>
                          <w:tcPr>
                            <w:tcW w:w="3888" w:type="dxa"/>
                          </w:tcPr>
                          <w:p w14:paraId="33039730" w14:textId="039901A4" w:rsidR="00FA6093" w:rsidRDefault="00FA6093" w:rsidP="00656B77">
                            <w:pPr>
                              <w:spacing w:line="240" w:lineRule="auto"/>
                            </w:pPr>
                            <w:r>
                              <w:t>Eindeutigere und einheitlich Packet Benennung</w:t>
                            </w:r>
                          </w:p>
                        </w:tc>
                      </w:tr>
                      <w:tr w:rsidR="00FA6093" w14:paraId="70DB937B" w14:textId="77777777" w:rsidTr="002E3A4A">
                        <w:tc>
                          <w:tcPr>
                            <w:tcW w:w="988" w:type="dxa"/>
                          </w:tcPr>
                          <w:p w14:paraId="0E4397C6" w14:textId="77777777" w:rsidR="00FA6093" w:rsidRDefault="00FA6093" w:rsidP="00656B77">
                            <w:pPr>
                              <w:spacing w:line="240" w:lineRule="auto"/>
                            </w:pPr>
                            <w:r>
                              <w:t>1.0</w:t>
                            </w:r>
                          </w:p>
                        </w:tc>
                        <w:tc>
                          <w:tcPr>
                            <w:tcW w:w="1274" w:type="dxa"/>
                          </w:tcPr>
                          <w:p w14:paraId="52223BD4" w14:textId="77777777" w:rsidR="00FA6093" w:rsidRDefault="00FA6093" w:rsidP="00656B77">
                            <w:pPr>
                              <w:spacing w:line="240" w:lineRule="auto"/>
                            </w:pPr>
                            <w:r>
                              <w:t>12.11.2018</w:t>
                            </w:r>
                          </w:p>
                        </w:tc>
                        <w:tc>
                          <w:tcPr>
                            <w:tcW w:w="2728" w:type="dxa"/>
                          </w:tcPr>
                          <w:p w14:paraId="065E1700" w14:textId="77777777" w:rsidR="00FA6093" w:rsidRPr="00F52A45" w:rsidRDefault="00FA6093" w:rsidP="00656B77">
                            <w:pPr>
                              <w:spacing w:line="240" w:lineRule="auto"/>
                            </w:pPr>
                            <w:r w:rsidRPr="00F52A45">
                              <w:t xml:space="preserve">Fahri Kus, Matthias Eberlein, Simon </w:t>
                            </w:r>
                            <w:proofErr w:type="spellStart"/>
                            <w:r w:rsidRPr="00F52A45">
                              <w:t>Kreuziger</w:t>
                            </w:r>
                            <w:proofErr w:type="spellEnd"/>
                            <w:r w:rsidRPr="00F52A45">
                              <w:t>, Florian Heinrich</w:t>
                            </w:r>
                          </w:p>
                        </w:tc>
                        <w:tc>
                          <w:tcPr>
                            <w:tcW w:w="3888" w:type="dxa"/>
                          </w:tcPr>
                          <w:p w14:paraId="62A50C73" w14:textId="77777777" w:rsidR="00FA6093" w:rsidRDefault="00FA6093" w:rsidP="00656B77">
                            <w:pPr>
                              <w:spacing w:line="240" w:lineRule="auto"/>
                            </w:pPr>
                            <w:r>
                              <w:t>Abschließende Qualitätssicherung für MS2</w:t>
                            </w:r>
                          </w:p>
                        </w:tc>
                      </w:tr>
                      <w:tr w:rsidR="00FA6093" w14:paraId="097D09E4" w14:textId="77777777" w:rsidTr="002E3A4A">
                        <w:tc>
                          <w:tcPr>
                            <w:tcW w:w="988" w:type="dxa"/>
                          </w:tcPr>
                          <w:p w14:paraId="3A0B84FA" w14:textId="7A22F975" w:rsidR="00FA6093" w:rsidRDefault="00FA6093" w:rsidP="00706FDF">
                            <w:pPr>
                              <w:spacing w:line="240" w:lineRule="auto"/>
                            </w:pPr>
                            <w:r>
                              <w:t>1.1</w:t>
                            </w:r>
                          </w:p>
                        </w:tc>
                        <w:tc>
                          <w:tcPr>
                            <w:tcW w:w="1274" w:type="dxa"/>
                          </w:tcPr>
                          <w:p w14:paraId="66F94448" w14:textId="330372A5" w:rsidR="00FA6093" w:rsidRDefault="00FA6093" w:rsidP="00706FDF">
                            <w:pPr>
                              <w:spacing w:line="240" w:lineRule="auto"/>
                            </w:pPr>
                            <w:r>
                              <w:t>08.12.2018</w:t>
                            </w:r>
                          </w:p>
                        </w:tc>
                        <w:tc>
                          <w:tcPr>
                            <w:tcW w:w="2728" w:type="dxa"/>
                          </w:tcPr>
                          <w:p w14:paraId="03BD79B8" w14:textId="04642220" w:rsidR="00FA6093" w:rsidRPr="00F52A45" w:rsidRDefault="00FA6093" w:rsidP="00706FDF">
                            <w:pPr>
                              <w:spacing w:line="240" w:lineRule="auto"/>
                            </w:pPr>
                            <w:r w:rsidRPr="00F52A45">
                              <w:t xml:space="preserve">Fahri Kus, Matthias Eberlein, Simon </w:t>
                            </w:r>
                            <w:proofErr w:type="spellStart"/>
                            <w:r w:rsidRPr="00F52A45">
                              <w:t>Kreuziger</w:t>
                            </w:r>
                            <w:proofErr w:type="spellEnd"/>
                            <w:r w:rsidRPr="00F52A45">
                              <w:t>, Florian Heinrich</w:t>
                            </w:r>
                          </w:p>
                        </w:tc>
                        <w:tc>
                          <w:tcPr>
                            <w:tcW w:w="3888" w:type="dxa"/>
                          </w:tcPr>
                          <w:p w14:paraId="16F3291D" w14:textId="2651FB29" w:rsidR="00FA6093" w:rsidRDefault="00FA6093" w:rsidP="00706FDF">
                            <w:pPr>
                              <w:spacing w:line="240" w:lineRule="auto"/>
                            </w:pPr>
                          </w:p>
                        </w:tc>
                      </w:tr>
                    </w:tbl>
                    <w:p w14:paraId="32B5D19E" w14:textId="77777777" w:rsidR="00FA6093" w:rsidRDefault="00FA6093" w:rsidP="00B117D0">
                      <w:pPr>
                        <w:spacing w:after="0" w:line="240" w:lineRule="auto"/>
                      </w:pPr>
                    </w:p>
                    <w:p w14:paraId="04375EA9" w14:textId="77777777" w:rsidR="00FA6093" w:rsidRDefault="00FA6093" w:rsidP="00B117D0"/>
                  </w:txbxContent>
                </v:textbox>
                <w10:wrap type="topAndBottom" anchorx="margin" anchory="margin"/>
              </v:rect>
            </w:pict>
          </mc:Fallback>
        </mc:AlternateContent>
      </w:r>
      <w:r w:rsidR="00DB4EF9" w:rsidRPr="00B117D0">
        <w:rPr>
          <w:lang w:val="en-US"/>
        </w:rPr>
        <w:br w:type="page"/>
      </w:r>
    </w:p>
    <w:p w14:paraId="05B2785B" w14:textId="0B0FB18D" w:rsidR="00E90B0E" w:rsidRDefault="00EA2E1E" w:rsidP="00EA2E1E">
      <w:pPr>
        <w:pStyle w:val="berschrift1"/>
        <w:spacing w:after="240"/>
      </w:pPr>
      <w:bookmarkStart w:id="7" w:name="_Ref526954106"/>
      <w:bookmarkStart w:id="8" w:name="_Toc527217651"/>
      <w:bookmarkStart w:id="9" w:name="_Toc529177544"/>
      <w:bookmarkStart w:id="10" w:name="_Ref529199142"/>
      <w:bookmarkStart w:id="11" w:name="_Ref529199243"/>
      <w:bookmarkStart w:id="12" w:name="_Ref529199253"/>
      <w:bookmarkStart w:id="13" w:name="_Ref529199257"/>
      <w:bookmarkStart w:id="14" w:name="_Ref529199260"/>
      <w:bookmarkEnd w:id="0"/>
      <w:bookmarkEnd w:id="1"/>
      <w:r>
        <w:lastRenderedPageBreak/>
        <w:t>Daten</w:t>
      </w:r>
      <w:bookmarkEnd w:id="7"/>
      <w:r w:rsidR="005833B2">
        <w:t>schema</w:t>
      </w:r>
      <w:bookmarkEnd w:id="8"/>
      <w:bookmarkEnd w:id="9"/>
      <w:bookmarkEnd w:id="10"/>
      <w:bookmarkEnd w:id="11"/>
      <w:bookmarkEnd w:id="12"/>
      <w:bookmarkEnd w:id="13"/>
      <w:bookmarkEnd w:id="14"/>
    </w:p>
    <w:p w14:paraId="45FC8A4C" w14:textId="1648CDD7" w:rsidR="00BD1AB4" w:rsidRDefault="00BD1AB4" w:rsidP="00656B77">
      <w:pPr>
        <w:pStyle w:val="FlietextTH"/>
      </w:pPr>
      <w:r>
        <w:t>Das Datenschema</w:t>
      </w:r>
      <w:r w:rsidRPr="00BD1AB4">
        <w:t xml:space="preserve"> des Systems </w:t>
      </w:r>
      <w:r>
        <w:t>ist i</w:t>
      </w:r>
      <w:r w:rsidR="009D7871">
        <w:t>n</w:t>
      </w:r>
      <w:r>
        <w:t xml:space="preserve"> der Systemspezifikation </w:t>
      </w:r>
      <w:r w:rsidRPr="00BD1AB4">
        <w:t>ausreichend genau beschrieben worden. Eine detailliertere Spezifikation diese</w:t>
      </w:r>
      <w:r>
        <w:t>s</w:t>
      </w:r>
      <w:r w:rsidRPr="00BD1AB4">
        <w:t xml:space="preserve"> </w:t>
      </w:r>
      <w:r>
        <w:t>Datenschema</w:t>
      </w:r>
      <w:r w:rsidRPr="00BD1AB4">
        <w:t xml:space="preserve"> wird deshalb in diesem Kapitel nicht erstellt.</w:t>
      </w:r>
    </w:p>
    <w:p w14:paraId="00CDA114" w14:textId="77777777" w:rsidR="00BD1AB4" w:rsidRDefault="00BD1AB4" w:rsidP="00656B77">
      <w:pPr>
        <w:pStyle w:val="FlietextTH"/>
      </w:pPr>
    </w:p>
    <w:p w14:paraId="22007A7E" w14:textId="7E5CEA75" w:rsidR="005833B2" w:rsidRPr="00EA2E1E" w:rsidRDefault="005833B2" w:rsidP="005833B2">
      <w:pPr>
        <w:pStyle w:val="berschrift1"/>
        <w:spacing w:after="240"/>
      </w:pPr>
      <w:bookmarkStart w:id="15" w:name="_Toc527217652"/>
      <w:bookmarkStart w:id="16" w:name="_Toc529177545"/>
      <w:r>
        <w:lastRenderedPageBreak/>
        <w:t>Komponentenarchitektur</w:t>
      </w:r>
      <w:r w:rsidR="009F7E8A">
        <w:t xml:space="preserve"> (Bausteinsicht)</w:t>
      </w:r>
      <w:bookmarkEnd w:id="15"/>
      <w:bookmarkEnd w:id="16"/>
    </w:p>
    <w:p w14:paraId="6003EB9B" w14:textId="14018E2F" w:rsidR="00C9414C" w:rsidRDefault="00AF4538" w:rsidP="009D7871">
      <w:pPr>
        <w:pStyle w:val="FlietextTH"/>
        <w:jc w:val="center"/>
      </w:pPr>
      <w:r>
        <w:rPr>
          <w:noProof/>
          <w:sz w:val="12"/>
        </w:rPr>
        <w:drawing>
          <wp:inline distT="0" distB="0" distL="0" distR="0" wp14:anchorId="1AB85D52" wp14:editId="0C0D44D1">
            <wp:extent cx="4649428" cy="5499749"/>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schirmfoto 2018-12-09 um 16.42.44.png"/>
                    <pic:cNvPicPr/>
                  </pic:nvPicPr>
                  <pic:blipFill>
                    <a:blip r:embed="rId9">
                      <a:extLst>
                        <a:ext uri="{28A0092B-C50C-407E-A947-70E740481C1C}">
                          <a14:useLocalDpi xmlns:a14="http://schemas.microsoft.com/office/drawing/2010/main" val="0"/>
                        </a:ext>
                      </a:extLst>
                    </a:blip>
                    <a:stretch>
                      <a:fillRect/>
                    </a:stretch>
                  </pic:blipFill>
                  <pic:spPr>
                    <a:xfrm>
                      <a:off x="0" y="0"/>
                      <a:ext cx="4728404" cy="5593169"/>
                    </a:xfrm>
                    <a:prstGeom prst="rect">
                      <a:avLst/>
                    </a:prstGeom>
                  </pic:spPr>
                </pic:pic>
              </a:graphicData>
            </a:graphic>
          </wp:inline>
        </w:drawing>
      </w:r>
    </w:p>
    <w:p w14:paraId="25A9386A" w14:textId="1038360D" w:rsidR="0023599C" w:rsidRDefault="0023599C" w:rsidP="009D7871">
      <w:pPr>
        <w:pStyle w:val="FlietextTH"/>
        <w:jc w:val="center"/>
      </w:pPr>
      <w:r>
        <w:t>Abbildung 1.1: Komponentendiagram</w:t>
      </w:r>
      <w:r w:rsidR="008B0F0E">
        <w:t>m</w:t>
      </w:r>
      <w:r w:rsidR="007530CB">
        <w:t>: Internes</w:t>
      </w:r>
      <w:r>
        <w:t xml:space="preserve"> System</w:t>
      </w:r>
    </w:p>
    <w:p w14:paraId="577E45FF" w14:textId="29B796EE" w:rsidR="0034620B" w:rsidRPr="0034620B" w:rsidRDefault="0034620B" w:rsidP="009D7871">
      <w:pPr>
        <w:pStyle w:val="FlietextTH"/>
        <w:jc w:val="center"/>
        <w:rPr>
          <w:sz w:val="12"/>
        </w:rPr>
      </w:pPr>
    </w:p>
    <w:p w14:paraId="1A1CED77" w14:textId="08554101" w:rsidR="0034620B" w:rsidRDefault="008C321B" w:rsidP="00806E3B">
      <w:pPr>
        <w:pStyle w:val="FlietextTH"/>
      </w:pPr>
      <w:del w:id="17" w:author="Simson Example" w:date="2018-12-10T13:12:00Z">
        <w:r w:rsidDel="00F576C8">
          <w:delText xml:space="preserve">In </w:delText>
        </w:r>
      </w:del>
      <w:r>
        <w:t xml:space="preserve">Abbildung 1.1 </w:t>
      </w:r>
      <w:del w:id="18" w:author="Simson Example" w:date="2018-12-10T13:12:00Z">
        <w:r w:rsidDel="00F576C8">
          <w:delText xml:space="preserve">ist </w:delText>
        </w:r>
      </w:del>
      <w:ins w:id="19" w:author="Simson Example" w:date="2018-12-10T13:12:00Z">
        <w:r w:rsidR="00F576C8">
          <w:t xml:space="preserve">stellt </w:t>
        </w:r>
      </w:ins>
      <w:r>
        <w:t>ein REST-</w:t>
      </w:r>
      <w:r w:rsidR="00806E3B">
        <w:t>Architekturstil</w:t>
      </w:r>
      <w:r>
        <w:t xml:space="preserve"> </w:t>
      </w:r>
      <w:r w:rsidR="00DB11BF">
        <w:t xml:space="preserve">basiertes </w:t>
      </w:r>
      <w:r w:rsidR="007F102B">
        <w:t xml:space="preserve">System </w:t>
      </w:r>
      <w:del w:id="20" w:author="Simson Example" w:date="2018-12-10T13:12:00Z">
        <w:r w:rsidR="007F102B" w:rsidDel="00F576C8">
          <w:delText>zu sehen</w:delText>
        </w:r>
      </w:del>
      <w:ins w:id="21" w:author="Simson Example" w:date="2018-12-10T13:12:00Z">
        <w:r w:rsidR="00F576C8">
          <w:t>dar</w:t>
        </w:r>
      </w:ins>
      <w:del w:id="22" w:author="Simson Example" w:date="2018-12-10T13:13:00Z">
        <w:r w:rsidR="00E41ED4" w:rsidDel="00F576C8">
          <w:delText>, diese</w:delText>
        </w:r>
        <w:r w:rsidR="00E7750C" w:rsidDel="00F576C8">
          <w:delText>s</w:delText>
        </w:r>
      </w:del>
      <w:ins w:id="23" w:author="Simson Example" w:date="2018-12-10T13:13:00Z">
        <w:r w:rsidR="00F576C8">
          <w:t xml:space="preserve"> welches</w:t>
        </w:r>
      </w:ins>
      <w:del w:id="24" w:author="Simson Example" w:date="2018-12-10T13:13:00Z">
        <w:r w:rsidR="00E41ED4" w:rsidDel="00F576C8">
          <w:delText xml:space="preserve"> ist</w:delText>
        </w:r>
      </w:del>
      <w:r w:rsidR="00E7750C">
        <w:t xml:space="preserve"> traditionell</w:t>
      </w:r>
      <w:r w:rsidR="00E41ED4">
        <w:t xml:space="preserve"> </w:t>
      </w:r>
      <w:r w:rsidR="00E7750C">
        <w:t>z</w:t>
      </w:r>
      <w:r w:rsidR="00E41ED4">
        <w:t>ustandslos</w:t>
      </w:r>
      <w:ins w:id="25" w:author="Simson Example" w:date="2018-12-10T13:13:00Z">
        <w:r w:rsidR="00F576C8">
          <w:t xml:space="preserve"> ist</w:t>
        </w:r>
      </w:ins>
      <w:r w:rsidR="00E41ED4">
        <w:t>.</w:t>
      </w:r>
      <w:r w:rsidR="007F102B">
        <w:t xml:space="preserve"> </w:t>
      </w:r>
    </w:p>
    <w:p w14:paraId="0F1B8776" w14:textId="14E3E49A" w:rsidR="00806E3B" w:rsidRDefault="007F102B" w:rsidP="00806E3B">
      <w:pPr>
        <w:pStyle w:val="FlietextTH"/>
      </w:pPr>
      <w:r>
        <w:t>Die Komponenten</w:t>
      </w:r>
      <w:r w:rsidR="00E7750C">
        <w:rPr>
          <w:rStyle w:val="Funotenzeichen"/>
        </w:rPr>
        <w:footnoteReference w:id="1"/>
      </w:r>
      <w:r>
        <w:t xml:space="preserve"> werden i</w:t>
      </w:r>
      <w:ins w:id="27" w:author="Simson Example" w:date="2018-12-10T13:14:00Z">
        <w:r w:rsidR="00F576C8">
          <w:t>m</w:t>
        </w:r>
      </w:ins>
      <w:del w:id="28" w:author="Simson Example" w:date="2018-12-10T13:14:00Z">
        <w:r w:rsidDel="00F576C8">
          <w:delText>n</w:delText>
        </w:r>
      </w:del>
      <w:r>
        <w:t xml:space="preserve"> </w:t>
      </w:r>
      <w:del w:id="29" w:author="Simson Example" w:date="2018-12-10T13:14:00Z">
        <w:r w:rsidDel="00F576C8">
          <w:delText xml:space="preserve">kommenden </w:delText>
        </w:r>
      </w:del>
      <w:r>
        <w:t>Kapitel</w:t>
      </w:r>
      <w:ins w:id="30" w:author="Simson Example" w:date="2018-12-10T13:14:00Z">
        <w:r w:rsidR="00F576C8">
          <w:t xml:space="preserve"> </w:t>
        </w:r>
      </w:ins>
      <w:ins w:id="31" w:author="Simson Example" w:date="2018-12-10T13:15:00Z">
        <w:r w:rsidR="00F576C8">
          <w:fldChar w:fldCharType="begin"/>
        </w:r>
        <w:r w:rsidR="00F576C8">
          <w:instrText xml:space="preserve"> HYPERLINK  \l "_Komponentenspezifikation" </w:instrText>
        </w:r>
        <w:r w:rsidR="00F576C8">
          <w:fldChar w:fldCharType="separate"/>
        </w:r>
        <w:r w:rsidR="00F576C8" w:rsidRPr="00F576C8">
          <w:rPr>
            <w:rStyle w:val="Hyperlink"/>
          </w:rPr>
          <w:t>Komponentensp</w:t>
        </w:r>
        <w:r w:rsidR="00F576C8" w:rsidRPr="00F576C8">
          <w:rPr>
            <w:rStyle w:val="Hyperlink"/>
          </w:rPr>
          <w:t>e</w:t>
        </w:r>
        <w:r w:rsidR="00F576C8" w:rsidRPr="00F576C8">
          <w:rPr>
            <w:rStyle w:val="Hyperlink"/>
          </w:rPr>
          <w:t>zifikation</w:t>
        </w:r>
        <w:r w:rsidR="00F576C8">
          <w:fldChar w:fldCharType="end"/>
        </w:r>
      </w:ins>
      <w:del w:id="32" w:author="Simson Example" w:date="2018-12-10T13:14:00Z">
        <w:r w:rsidDel="00F576C8">
          <w:delText>n</w:delText>
        </w:r>
      </w:del>
      <w:r>
        <w:t xml:space="preserve"> näher</w:t>
      </w:r>
      <w:del w:id="33" w:author="Simson Example" w:date="2018-12-10T13:15:00Z">
        <w:r w:rsidDel="00F576C8">
          <w:delText xml:space="preserve"> </w:delText>
        </w:r>
      </w:del>
      <w:ins w:id="34" w:author="Simson Example" w:date="2018-12-10T13:15:00Z">
        <w:r w:rsidR="00F576C8">
          <w:t xml:space="preserve"> erläutert</w:t>
        </w:r>
      </w:ins>
      <w:del w:id="35" w:author="Simson Example" w:date="2018-12-10T13:15:00Z">
        <w:r w:rsidDel="00F576C8">
          <w:delText>spezifiziert</w:delText>
        </w:r>
      </w:del>
      <w:ins w:id="36" w:author="Simson Example" w:date="2018-12-10T10:58:00Z">
        <w:r w:rsidR="0066343F">
          <w:t>.</w:t>
        </w:r>
      </w:ins>
      <w:del w:id="37" w:author="Simson Example" w:date="2018-12-10T10:58:00Z">
        <w:r w:rsidDel="0066343F">
          <w:delText>, wobei</w:delText>
        </w:r>
        <w:r w:rsidR="008C321B" w:rsidDel="0066343F">
          <w:delText xml:space="preserve"> der Inhalt des Packages</w:delText>
        </w:r>
        <w:r w:rsidDel="0066343F">
          <w:delText xml:space="preserve">: „Pages“ </w:delText>
        </w:r>
        <w:r w:rsidR="008C321B" w:rsidDel="0066343F">
          <w:delText xml:space="preserve">die GUI </w:delText>
        </w:r>
        <w:r w:rsidDel="0066343F">
          <w:delText>beinh</w:delText>
        </w:r>
        <w:r w:rsidR="00E7750C" w:rsidDel="0066343F">
          <w:delText>a</w:delText>
        </w:r>
        <w:r w:rsidDel="0066343F">
          <w:delText>lt</w:delText>
        </w:r>
        <w:r w:rsidR="00E7750C" w:rsidDel="0066343F">
          <w:delText>et</w:delText>
        </w:r>
        <w:r w:rsidDel="0066343F">
          <w:delText xml:space="preserve"> </w:delText>
        </w:r>
        <w:r w:rsidR="008C321B" w:rsidDel="0066343F">
          <w:delText>und nicht weiter erläutert</w:delText>
        </w:r>
        <w:r w:rsidDel="0066343F">
          <w:delText xml:space="preserve"> wird.</w:delText>
        </w:r>
      </w:del>
    </w:p>
    <w:p w14:paraId="2175FA75" w14:textId="3AC2739E" w:rsidR="00AC00EB" w:rsidRDefault="00AC00EB" w:rsidP="00AC00EB">
      <w:pPr>
        <w:pStyle w:val="FlietextTH"/>
        <w:jc w:val="center"/>
      </w:pPr>
      <w:r>
        <w:rPr>
          <w:noProof/>
        </w:rPr>
        <w:lastRenderedPageBreak/>
        <w:drawing>
          <wp:inline distT="0" distB="0" distL="0" distR="0" wp14:anchorId="7C274595" wp14:editId="26CEBAD7">
            <wp:extent cx="2857500" cy="3524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mponentPhpMyAdminDiagram.png"/>
                    <pic:cNvPicPr/>
                  </pic:nvPicPr>
                  <pic:blipFill>
                    <a:blip r:embed="rId10">
                      <a:extLst>
                        <a:ext uri="{28A0092B-C50C-407E-A947-70E740481C1C}">
                          <a14:useLocalDpi xmlns:a14="http://schemas.microsoft.com/office/drawing/2010/main" val="0"/>
                        </a:ext>
                      </a:extLst>
                    </a:blip>
                    <a:stretch>
                      <a:fillRect/>
                    </a:stretch>
                  </pic:blipFill>
                  <pic:spPr>
                    <a:xfrm>
                      <a:off x="0" y="0"/>
                      <a:ext cx="2857500" cy="3524250"/>
                    </a:xfrm>
                    <a:prstGeom prst="rect">
                      <a:avLst/>
                    </a:prstGeom>
                  </pic:spPr>
                </pic:pic>
              </a:graphicData>
            </a:graphic>
          </wp:inline>
        </w:drawing>
      </w:r>
    </w:p>
    <w:p w14:paraId="224B3FDD" w14:textId="6453FE50" w:rsidR="0023599C" w:rsidRDefault="0023599C" w:rsidP="0023599C">
      <w:pPr>
        <w:pStyle w:val="FlietextTH"/>
        <w:jc w:val="center"/>
      </w:pPr>
      <w:r>
        <w:t>Abbildung 1.2: Komponentendiagram</w:t>
      </w:r>
      <w:r w:rsidR="008B0F0E">
        <w:t>m</w:t>
      </w:r>
      <w:r w:rsidR="007530CB">
        <w:t>: Externes</w:t>
      </w:r>
      <w:r>
        <w:t xml:space="preserve"> System</w:t>
      </w:r>
    </w:p>
    <w:p w14:paraId="50DA501C" w14:textId="77777777" w:rsidR="0023599C" w:rsidRDefault="0023599C" w:rsidP="00AC00EB">
      <w:pPr>
        <w:pStyle w:val="FlietextTH"/>
        <w:jc w:val="center"/>
      </w:pPr>
    </w:p>
    <w:p w14:paraId="19FBB52C" w14:textId="26263878" w:rsidR="0052657F" w:rsidRDefault="0052657F" w:rsidP="0052657F">
      <w:pPr>
        <w:pStyle w:val="FlietextTH"/>
      </w:pPr>
      <w:r>
        <w:t>Die Lastenfälle des Admins werden auf eine bereits existierende, externe Komponente</w:t>
      </w:r>
      <w:r w:rsidR="00497880">
        <w:t xml:space="preserve">, </w:t>
      </w:r>
      <w:hyperlink r:id="rId11" w:history="1">
        <w:r w:rsidR="00497880" w:rsidRPr="00AC00EB">
          <w:rPr>
            <w:rStyle w:val="Hyperlink"/>
            <w:color w:val="0044CC"/>
            <w:u w:val="single"/>
          </w:rPr>
          <w:t>phpMyAdmin</w:t>
        </w:r>
      </w:hyperlink>
      <w:r w:rsidR="00AC00EB" w:rsidRPr="00AC00EB">
        <w:rPr>
          <w:rStyle w:val="Funotenzeichen"/>
          <w:color w:val="0044CC"/>
        </w:rPr>
        <w:footnoteReference w:id="2"/>
      </w:r>
      <w:r w:rsidR="00497880">
        <w:t>,</w:t>
      </w:r>
      <w:r>
        <w:t xml:space="preserve"> ausgelagert. Alle Lastenfälle werden durch diese Komponente realisiert. Zusätzlich biete</w:t>
      </w:r>
      <w:r w:rsidR="00497880">
        <w:t>t diese viele weitere mächtige Vorteile wie Beispielsweise eine Ex- und Import Schnittstelle.</w:t>
      </w:r>
    </w:p>
    <w:p w14:paraId="475EEA19" w14:textId="2311E097" w:rsidR="00AC00EB" w:rsidRDefault="00AC00EB" w:rsidP="0052657F">
      <w:pPr>
        <w:pStyle w:val="FlietextTH"/>
      </w:pPr>
      <w:r>
        <w:t xml:space="preserve">phpMyAdmin bietet auch eine umfangreiche Dokumentation unter folgendem Link: </w:t>
      </w:r>
      <w:hyperlink r:id="rId12" w:history="1">
        <w:r w:rsidRPr="00AC00EB">
          <w:rPr>
            <w:rStyle w:val="Hyperlink"/>
            <w:color w:val="0044CC"/>
            <w:u w:val="single"/>
          </w:rPr>
          <w:t>https://www.phpmyadmin.net/docs/</w:t>
        </w:r>
      </w:hyperlink>
      <w:r w:rsidRPr="00AC00EB">
        <w:rPr>
          <w:rStyle w:val="Funotenzeichen"/>
          <w:color w:val="0044CC"/>
        </w:rPr>
        <w:footnoteReference w:id="3"/>
      </w:r>
    </w:p>
    <w:p w14:paraId="17273CC5" w14:textId="77777777" w:rsidR="00AC00EB" w:rsidRPr="00497880" w:rsidRDefault="00AC00EB" w:rsidP="0052657F">
      <w:pPr>
        <w:pStyle w:val="FlietextTH"/>
      </w:pPr>
    </w:p>
    <w:p w14:paraId="46AF3CA5" w14:textId="2284D05E" w:rsidR="005833B2" w:rsidRDefault="00AC0823" w:rsidP="00AC0823">
      <w:pPr>
        <w:pStyle w:val="berschrift1"/>
        <w:spacing w:after="240"/>
      </w:pPr>
      <w:bookmarkStart w:id="38" w:name="_Toc527217653"/>
      <w:bookmarkStart w:id="39" w:name="_Toc529177546"/>
      <w:bookmarkStart w:id="40" w:name="_Komponentenspezifikation"/>
      <w:bookmarkEnd w:id="40"/>
      <w:r>
        <w:lastRenderedPageBreak/>
        <w:t>Komponentenspezifikation</w:t>
      </w:r>
      <w:bookmarkEnd w:id="38"/>
      <w:bookmarkEnd w:id="39"/>
    </w:p>
    <w:p w14:paraId="2A8A59F1" w14:textId="1C57E4CB" w:rsidR="00B45579" w:rsidRDefault="00B45579" w:rsidP="00B45579">
      <w:pPr>
        <w:pStyle w:val="berschrift2"/>
        <w:spacing w:before="360" w:after="120"/>
      </w:pPr>
      <w:r>
        <w:t>Admin</w:t>
      </w:r>
      <w:r w:rsidR="00F73BA9">
        <w:t xml:space="preserve"> (</w:t>
      </w:r>
      <w:r w:rsidR="00AC00EB">
        <w:t>Extern</w:t>
      </w:r>
      <w:r w:rsidR="00F73BA9">
        <w:t>)</w:t>
      </w:r>
    </w:p>
    <w:p w14:paraId="019BF9F0" w14:textId="74841134" w:rsidR="00B45579" w:rsidRDefault="00B45579" w:rsidP="00B45579">
      <w:pPr>
        <w:pStyle w:val="berschrift3"/>
        <w:spacing w:before="240" w:after="60"/>
      </w:pPr>
      <w:bookmarkStart w:id="41" w:name="_Ref529199270"/>
      <w:r>
        <w:t>Funktion</w:t>
      </w:r>
      <w:bookmarkEnd w:id="41"/>
    </w:p>
    <w:tbl>
      <w:tblPr>
        <w:tblStyle w:val="Gitternetztabelle2"/>
        <w:tblW w:w="5000" w:type="pct"/>
        <w:tblLook w:val="04A0" w:firstRow="1" w:lastRow="0" w:firstColumn="1" w:lastColumn="0" w:noHBand="0" w:noVBand="1"/>
      </w:tblPr>
      <w:tblGrid>
        <w:gridCol w:w="1702"/>
        <w:gridCol w:w="7227"/>
      </w:tblGrid>
      <w:tr w:rsidR="00B45579" w14:paraId="626ECA50" w14:textId="77777777" w:rsidTr="00B455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pct"/>
          </w:tcPr>
          <w:p w14:paraId="0BD205AF" w14:textId="77777777" w:rsidR="00B45579" w:rsidRDefault="00B45579" w:rsidP="002E3A4A">
            <w:pPr>
              <w:pStyle w:val="FlietextTH"/>
            </w:pPr>
            <w:proofErr w:type="spellStart"/>
            <w:r w:rsidRPr="00445EAB">
              <w:t>Anw</w:t>
            </w:r>
            <w:proofErr w:type="spellEnd"/>
            <w:r w:rsidRPr="00445EAB">
              <w:t>.-Fall</w:t>
            </w:r>
          </w:p>
        </w:tc>
        <w:tc>
          <w:tcPr>
            <w:tcW w:w="4047" w:type="pct"/>
          </w:tcPr>
          <w:p w14:paraId="1330B9C8" w14:textId="75EC6F01" w:rsidR="00B45579" w:rsidRDefault="00B45579" w:rsidP="002E3A4A">
            <w:pPr>
              <w:pStyle w:val="FlietextTH"/>
              <w:cnfStyle w:val="100000000000" w:firstRow="1" w:lastRow="0" w:firstColumn="0" w:lastColumn="0" w:oddVBand="0" w:evenVBand="0" w:oddHBand="0" w:evenHBand="0" w:firstRowFirstColumn="0" w:firstRowLastColumn="0" w:lastRowFirstColumn="0" w:lastRowLastColumn="0"/>
            </w:pPr>
            <w:r>
              <w:t>Abhängigkeiten</w:t>
            </w:r>
          </w:p>
        </w:tc>
      </w:tr>
      <w:tr w:rsidR="00B45579" w14:paraId="57225EC9" w14:textId="77777777" w:rsidTr="00B455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pct"/>
          </w:tcPr>
          <w:p w14:paraId="4F543E4C" w14:textId="790922F3" w:rsidR="00B45579" w:rsidRDefault="00B45579" w:rsidP="002E3A4A">
            <w:pPr>
              <w:pStyle w:val="FlietextTH"/>
            </w:pPr>
            <w:r>
              <w:t>/LF310/</w:t>
            </w:r>
          </w:p>
        </w:tc>
        <w:tc>
          <w:tcPr>
            <w:tcW w:w="4047" w:type="pct"/>
          </w:tcPr>
          <w:p w14:paraId="6DE6BE47" w14:textId="5574D101" w:rsidR="00B45579" w:rsidRDefault="00510B63" w:rsidP="002E3A4A">
            <w:pPr>
              <w:pStyle w:val="FlietextTH"/>
              <w:cnfStyle w:val="000000100000" w:firstRow="0" w:lastRow="0" w:firstColumn="0" w:lastColumn="0" w:oddVBand="0" w:evenVBand="0" w:oddHBand="1" w:evenHBand="0" w:firstRowFirstColumn="0" w:firstRowLastColumn="0" w:lastRowFirstColumn="0" w:lastRowLastColumn="0"/>
            </w:pPr>
            <w:r>
              <w:t>Hierzu soll die externe Schnittstelle/Komponente phpMyAdmin eingerichtet werden.</w:t>
            </w:r>
          </w:p>
        </w:tc>
      </w:tr>
      <w:tr w:rsidR="00510B63" w14:paraId="6EF19B2F" w14:textId="77777777" w:rsidTr="00B45579">
        <w:tc>
          <w:tcPr>
            <w:cnfStyle w:val="001000000000" w:firstRow="0" w:lastRow="0" w:firstColumn="1" w:lastColumn="0" w:oddVBand="0" w:evenVBand="0" w:oddHBand="0" w:evenHBand="0" w:firstRowFirstColumn="0" w:firstRowLastColumn="0" w:lastRowFirstColumn="0" w:lastRowLastColumn="0"/>
            <w:tcW w:w="953" w:type="pct"/>
          </w:tcPr>
          <w:p w14:paraId="5C9B26B9" w14:textId="26334445" w:rsidR="00510B63" w:rsidRDefault="00510B63" w:rsidP="00510B63">
            <w:pPr>
              <w:pStyle w:val="FlietextTH"/>
            </w:pPr>
            <w:r>
              <w:t>/LF320/</w:t>
            </w:r>
          </w:p>
        </w:tc>
        <w:tc>
          <w:tcPr>
            <w:tcW w:w="4047" w:type="pct"/>
          </w:tcPr>
          <w:p w14:paraId="47298204" w14:textId="4781D973" w:rsidR="00510B63" w:rsidRDefault="00510B63" w:rsidP="00510B63">
            <w:pPr>
              <w:pStyle w:val="FlietextTH"/>
              <w:cnfStyle w:val="000000000000" w:firstRow="0" w:lastRow="0" w:firstColumn="0" w:lastColumn="0" w:oddVBand="0" w:evenVBand="0" w:oddHBand="0" w:evenHBand="0" w:firstRowFirstColumn="0" w:firstRowLastColumn="0" w:lastRowFirstColumn="0" w:lastRowLastColumn="0"/>
            </w:pPr>
            <w:r w:rsidRPr="0045736B">
              <w:t xml:space="preserve">Hierzu soll die externe Schnittstelle/Komponente </w:t>
            </w:r>
            <w:r>
              <w:t xml:space="preserve">phpMyAdmin </w:t>
            </w:r>
            <w:r w:rsidRPr="0045736B">
              <w:t>eingerichtet werden.</w:t>
            </w:r>
          </w:p>
        </w:tc>
      </w:tr>
      <w:tr w:rsidR="00510B63" w14:paraId="3FE8DC66" w14:textId="77777777" w:rsidTr="00B455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pct"/>
          </w:tcPr>
          <w:p w14:paraId="27CBD29D" w14:textId="3D70E9B3" w:rsidR="00510B63" w:rsidRDefault="00510B63" w:rsidP="00510B63">
            <w:pPr>
              <w:pStyle w:val="FlietextTH"/>
            </w:pPr>
            <w:r>
              <w:t>/LF330/</w:t>
            </w:r>
          </w:p>
        </w:tc>
        <w:tc>
          <w:tcPr>
            <w:tcW w:w="4047" w:type="pct"/>
          </w:tcPr>
          <w:p w14:paraId="515B8ACE" w14:textId="55F979D4" w:rsidR="00510B63" w:rsidRDefault="00510B63" w:rsidP="00510B63">
            <w:pPr>
              <w:pStyle w:val="FlietextTH"/>
              <w:cnfStyle w:val="000000100000" w:firstRow="0" w:lastRow="0" w:firstColumn="0" w:lastColumn="0" w:oddVBand="0" w:evenVBand="0" w:oddHBand="1" w:evenHBand="0" w:firstRowFirstColumn="0" w:firstRowLastColumn="0" w:lastRowFirstColumn="0" w:lastRowLastColumn="0"/>
            </w:pPr>
            <w:r w:rsidRPr="0045736B">
              <w:t xml:space="preserve">Hierzu soll die externe Schnittstelle/Komponente </w:t>
            </w:r>
            <w:r>
              <w:t xml:space="preserve">phpMyAdmin </w:t>
            </w:r>
            <w:r w:rsidRPr="0045736B">
              <w:t>eingerichtet werden.</w:t>
            </w:r>
          </w:p>
        </w:tc>
      </w:tr>
      <w:tr w:rsidR="00510B63" w14:paraId="7CB031E3" w14:textId="77777777" w:rsidTr="00B45579">
        <w:tc>
          <w:tcPr>
            <w:cnfStyle w:val="001000000000" w:firstRow="0" w:lastRow="0" w:firstColumn="1" w:lastColumn="0" w:oddVBand="0" w:evenVBand="0" w:oddHBand="0" w:evenHBand="0" w:firstRowFirstColumn="0" w:firstRowLastColumn="0" w:lastRowFirstColumn="0" w:lastRowLastColumn="0"/>
            <w:tcW w:w="953" w:type="pct"/>
          </w:tcPr>
          <w:p w14:paraId="28AD094E" w14:textId="24D26112" w:rsidR="00510B63" w:rsidRDefault="00510B63" w:rsidP="00510B63">
            <w:pPr>
              <w:pStyle w:val="FlietextTH"/>
            </w:pPr>
            <w:r>
              <w:t>/LF340/</w:t>
            </w:r>
          </w:p>
        </w:tc>
        <w:tc>
          <w:tcPr>
            <w:tcW w:w="4047" w:type="pct"/>
          </w:tcPr>
          <w:p w14:paraId="114AC690" w14:textId="0FE3CC0B" w:rsidR="00510B63" w:rsidRDefault="00510B63" w:rsidP="00510B63">
            <w:pPr>
              <w:pStyle w:val="FlietextTH"/>
              <w:cnfStyle w:val="000000000000" w:firstRow="0" w:lastRow="0" w:firstColumn="0" w:lastColumn="0" w:oddVBand="0" w:evenVBand="0" w:oddHBand="0" w:evenHBand="0" w:firstRowFirstColumn="0" w:firstRowLastColumn="0" w:lastRowFirstColumn="0" w:lastRowLastColumn="0"/>
            </w:pPr>
            <w:r w:rsidRPr="0045736B">
              <w:t xml:space="preserve">Hierzu soll die externe Schnittstelle/Komponente </w:t>
            </w:r>
            <w:r>
              <w:t xml:space="preserve">phpMyAdmin </w:t>
            </w:r>
            <w:r w:rsidRPr="0045736B">
              <w:t>eingerichtet werden.</w:t>
            </w:r>
          </w:p>
        </w:tc>
      </w:tr>
      <w:tr w:rsidR="00510B63" w14:paraId="3ADBD197" w14:textId="77777777" w:rsidTr="00B455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pct"/>
          </w:tcPr>
          <w:p w14:paraId="287AEC50" w14:textId="4C50613E" w:rsidR="00510B63" w:rsidRDefault="00510B63" w:rsidP="00510B63">
            <w:pPr>
              <w:pStyle w:val="FlietextTH"/>
            </w:pPr>
            <w:r>
              <w:t>/LF350/</w:t>
            </w:r>
          </w:p>
        </w:tc>
        <w:tc>
          <w:tcPr>
            <w:tcW w:w="4047" w:type="pct"/>
          </w:tcPr>
          <w:p w14:paraId="0EC87276" w14:textId="25AF1732" w:rsidR="00510B63" w:rsidRDefault="00510B63" w:rsidP="00510B63">
            <w:pPr>
              <w:pStyle w:val="FlietextTH"/>
              <w:cnfStyle w:val="000000100000" w:firstRow="0" w:lastRow="0" w:firstColumn="0" w:lastColumn="0" w:oddVBand="0" w:evenVBand="0" w:oddHBand="1" w:evenHBand="0" w:firstRowFirstColumn="0" w:firstRowLastColumn="0" w:lastRowFirstColumn="0" w:lastRowLastColumn="0"/>
            </w:pPr>
            <w:r w:rsidRPr="0045736B">
              <w:t xml:space="preserve">Hierzu soll die externe Schnittstelle/Komponente </w:t>
            </w:r>
            <w:r>
              <w:t xml:space="preserve">phpMyAdmin </w:t>
            </w:r>
            <w:r w:rsidRPr="0045736B">
              <w:t>eingerichtet werden.</w:t>
            </w:r>
          </w:p>
        </w:tc>
      </w:tr>
      <w:tr w:rsidR="00510B63" w14:paraId="75A6D4E9" w14:textId="77777777" w:rsidTr="00B45579">
        <w:tc>
          <w:tcPr>
            <w:cnfStyle w:val="001000000000" w:firstRow="0" w:lastRow="0" w:firstColumn="1" w:lastColumn="0" w:oddVBand="0" w:evenVBand="0" w:oddHBand="0" w:evenHBand="0" w:firstRowFirstColumn="0" w:firstRowLastColumn="0" w:lastRowFirstColumn="0" w:lastRowLastColumn="0"/>
            <w:tcW w:w="953" w:type="pct"/>
          </w:tcPr>
          <w:p w14:paraId="7498CD23" w14:textId="0729AD45" w:rsidR="00510B63" w:rsidRDefault="00510B63" w:rsidP="00510B63">
            <w:pPr>
              <w:pStyle w:val="FlietextTH"/>
            </w:pPr>
            <w:r>
              <w:t>/LF360/</w:t>
            </w:r>
          </w:p>
        </w:tc>
        <w:tc>
          <w:tcPr>
            <w:tcW w:w="4047" w:type="pct"/>
          </w:tcPr>
          <w:p w14:paraId="2502C0B0" w14:textId="7703E0EA" w:rsidR="00510B63" w:rsidRDefault="00510B63" w:rsidP="00510B63">
            <w:pPr>
              <w:pStyle w:val="FlietextTH"/>
              <w:cnfStyle w:val="000000000000" w:firstRow="0" w:lastRow="0" w:firstColumn="0" w:lastColumn="0" w:oddVBand="0" w:evenVBand="0" w:oddHBand="0" w:evenHBand="0" w:firstRowFirstColumn="0" w:firstRowLastColumn="0" w:lastRowFirstColumn="0" w:lastRowLastColumn="0"/>
            </w:pPr>
            <w:r w:rsidRPr="0045736B">
              <w:t xml:space="preserve">Hierzu soll die externe Schnittstelle/Komponente </w:t>
            </w:r>
            <w:r>
              <w:t xml:space="preserve">phpMyAdmin </w:t>
            </w:r>
            <w:r w:rsidRPr="0045736B">
              <w:t>eingerichtet werden.</w:t>
            </w:r>
          </w:p>
        </w:tc>
      </w:tr>
    </w:tbl>
    <w:p w14:paraId="4E267446" w14:textId="56C6F747" w:rsidR="00B45579" w:rsidRDefault="00B45579" w:rsidP="00B45579">
      <w:pPr>
        <w:pStyle w:val="berschrift3"/>
        <w:spacing w:before="240" w:after="60"/>
      </w:pPr>
      <w:r>
        <w:t>Schnittstellen</w:t>
      </w:r>
    </w:p>
    <w:p w14:paraId="2A093F14" w14:textId="0CD6BFDE" w:rsidR="00385EF6" w:rsidRPr="00385EF6" w:rsidRDefault="00385EF6" w:rsidP="00385EF6">
      <w:pPr>
        <w:pStyle w:val="FlietextTH"/>
        <w:rPr>
          <w:lang w:eastAsia="x-none"/>
        </w:rPr>
      </w:pPr>
      <w:r>
        <w:rPr>
          <w:lang w:eastAsia="x-none"/>
        </w:rPr>
        <w:t>Diese Komponente besitzt keine zu spezifizierende Schnittstelle.</w:t>
      </w:r>
    </w:p>
    <w:p w14:paraId="0BBA66CE" w14:textId="0838D628" w:rsidR="00B45579" w:rsidRDefault="00B45579" w:rsidP="00B45579">
      <w:pPr>
        <w:pStyle w:val="berschrift3"/>
        <w:spacing w:before="240" w:after="60"/>
      </w:pPr>
      <w:r>
        <w:t>Verhalten</w:t>
      </w:r>
    </w:p>
    <w:p w14:paraId="1C4A9FE0" w14:textId="77777777" w:rsidR="00C54F1C" w:rsidRDefault="00C54F1C" w:rsidP="00C54F1C">
      <w:pPr>
        <w:pStyle w:val="FlietextTH"/>
      </w:pPr>
      <w:r>
        <w:t xml:space="preserve">Diese Komponente besitzt kein </w:t>
      </w:r>
      <w:proofErr w:type="gramStart"/>
      <w:r>
        <w:t>zu spezifizierendes Verhalten</w:t>
      </w:r>
      <w:proofErr w:type="gramEnd"/>
      <w:r>
        <w:t>.</w:t>
      </w:r>
    </w:p>
    <w:p w14:paraId="7EBF24A1" w14:textId="6AD8764E" w:rsidR="00215380" w:rsidRDefault="00215380" w:rsidP="00510B63">
      <w:pPr>
        <w:pStyle w:val="FlietextTH"/>
      </w:pPr>
    </w:p>
    <w:p w14:paraId="6048E83A" w14:textId="681F487E" w:rsidR="00C54F1C" w:rsidRDefault="00C54F1C">
      <w:pPr>
        <w:rPr>
          <w:color w:val="000000" w:themeColor="text1"/>
        </w:rPr>
      </w:pPr>
      <w:r>
        <w:br w:type="page"/>
      </w:r>
    </w:p>
    <w:p w14:paraId="7CB4E20D" w14:textId="2A291D01" w:rsidR="00B45579" w:rsidRDefault="00DA44B8" w:rsidP="00F73BA9">
      <w:pPr>
        <w:pStyle w:val="berschrift2"/>
        <w:spacing w:before="360" w:after="120"/>
      </w:pPr>
      <w:r>
        <w:lastRenderedPageBreak/>
        <w:t>Autos</w:t>
      </w:r>
      <w:r w:rsidR="00F73BA9">
        <w:t xml:space="preserve"> (GUI)</w:t>
      </w:r>
    </w:p>
    <w:p w14:paraId="2309AA50" w14:textId="4ED4ACEE" w:rsidR="00B45579" w:rsidRDefault="00B45579" w:rsidP="00B45579">
      <w:pPr>
        <w:pStyle w:val="berschrift3"/>
        <w:spacing w:before="240" w:after="60"/>
      </w:pPr>
      <w:r>
        <w:t>Funktion</w:t>
      </w:r>
    </w:p>
    <w:tbl>
      <w:tblPr>
        <w:tblStyle w:val="Gitternetztabelle2"/>
        <w:tblW w:w="5000" w:type="pct"/>
        <w:tblLook w:val="04A0" w:firstRow="1" w:lastRow="0" w:firstColumn="1" w:lastColumn="0" w:noHBand="0" w:noVBand="1"/>
      </w:tblPr>
      <w:tblGrid>
        <w:gridCol w:w="1702"/>
        <w:gridCol w:w="7227"/>
      </w:tblGrid>
      <w:tr w:rsidR="00B45579" w14:paraId="6BB09E98" w14:textId="77777777" w:rsidTr="002E3A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pct"/>
          </w:tcPr>
          <w:p w14:paraId="6A0849FF" w14:textId="77777777" w:rsidR="00B45579" w:rsidRDefault="00B45579" w:rsidP="002E3A4A">
            <w:pPr>
              <w:pStyle w:val="FlietextTH"/>
            </w:pPr>
            <w:proofErr w:type="spellStart"/>
            <w:r w:rsidRPr="00445EAB">
              <w:t>Anw</w:t>
            </w:r>
            <w:proofErr w:type="spellEnd"/>
            <w:r w:rsidRPr="00445EAB">
              <w:t>.-Fall</w:t>
            </w:r>
          </w:p>
        </w:tc>
        <w:tc>
          <w:tcPr>
            <w:tcW w:w="4047" w:type="pct"/>
          </w:tcPr>
          <w:p w14:paraId="5B0BB877" w14:textId="77777777" w:rsidR="00B45579" w:rsidRDefault="00B45579" w:rsidP="002E3A4A">
            <w:pPr>
              <w:pStyle w:val="FlietextTH"/>
              <w:cnfStyle w:val="100000000000" w:firstRow="1" w:lastRow="0" w:firstColumn="0" w:lastColumn="0" w:oddVBand="0" w:evenVBand="0" w:oddHBand="0" w:evenHBand="0" w:firstRowFirstColumn="0" w:firstRowLastColumn="0" w:lastRowFirstColumn="0" w:lastRowLastColumn="0"/>
            </w:pPr>
            <w:r>
              <w:t>Abhängigkeiten</w:t>
            </w:r>
          </w:p>
        </w:tc>
      </w:tr>
      <w:tr w:rsidR="00B45579" w14:paraId="11964EB3" w14:textId="77777777" w:rsidTr="002E3A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pct"/>
          </w:tcPr>
          <w:p w14:paraId="71C1269A" w14:textId="5780AA28" w:rsidR="00B45579" w:rsidRDefault="007927B1" w:rsidP="002E3A4A">
            <w:pPr>
              <w:pStyle w:val="FlietextTH"/>
            </w:pPr>
            <w:r>
              <w:t>/LF100/</w:t>
            </w:r>
          </w:p>
        </w:tc>
        <w:tc>
          <w:tcPr>
            <w:tcW w:w="4047" w:type="pct"/>
          </w:tcPr>
          <w:p w14:paraId="19F2C5AD" w14:textId="01A0CE96" w:rsidR="00B45579" w:rsidRDefault="007927B1" w:rsidP="002E3A4A">
            <w:pPr>
              <w:pStyle w:val="FlietextTH"/>
              <w:cnfStyle w:val="000000100000" w:firstRow="0" w:lastRow="0" w:firstColumn="0" w:lastColumn="0" w:oddVBand="0" w:evenVBand="0" w:oddHBand="1" w:evenHBand="0" w:firstRowFirstColumn="0" w:firstRowLastColumn="0" w:lastRowFirstColumn="0" w:lastRowLastColumn="0"/>
            </w:pPr>
            <w:r>
              <w:t>Hierzu soll die "</w:t>
            </w:r>
            <w:r w:rsidR="00023603">
              <w:t>A</w:t>
            </w:r>
            <w:r w:rsidR="00F779AF">
              <w:t>uto</w:t>
            </w:r>
            <w:r>
              <w:t>"-Schnittstelle der "</w:t>
            </w:r>
            <w:proofErr w:type="spellStart"/>
            <w:r w:rsidR="00F779AF">
              <w:t>Auto</w:t>
            </w:r>
            <w:r w:rsidR="00DA44B8">
              <w:t>Service</w:t>
            </w:r>
            <w:proofErr w:type="spellEnd"/>
            <w:r>
              <w:t>"-Komponente des Clients verwendet werden.</w:t>
            </w:r>
          </w:p>
        </w:tc>
      </w:tr>
      <w:tr w:rsidR="00FB6C48" w14:paraId="1DF9E363" w14:textId="77777777" w:rsidTr="002E3A4A">
        <w:tc>
          <w:tcPr>
            <w:cnfStyle w:val="001000000000" w:firstRow="0" w:lastRow="0" w:firstColumn="1" w:lastColumn="0" w:oddVBand="0" w:evenVBand="0" w:oddHBand="0" w:evenHBand="0" w:firstRowFirstColumn="0" w:firstRowLastColumn="0" w:lastRowFirstColumn="0" w:lastRowLastColumn="0"/>
            <w:tcW w:w="953" w:type="pct"/>
          </w:tcPr>
          <w:p w14:paraId="5251E7C1" w14:textId="13BB8083" w:rsidR="00FB6C48" w:rsidRDefault="00FB6C48" w:rsidP="002E3A4A">
            <w:pPr>
              <w:pStyle w:val="FlietextTH"/>
            </w:pPr>
            <w:r>
              <w:t>/LF105/</w:t>
            </w:r>
          </w:p>
        </w:tc>
        <w:tc>
          <w:tcPr>
            <w:tcW w:w="4047" w:type="pct"/>
          </w:tcPr>
          <w:p w14:paraId="2B34A710" w14:textId="2748703D" w:rsidR="00FB6C48" w:rsidRDefault="00FB6C48" w:rsidP="002E3A4A">
            <w:pPr>
              <w:pStyle w:val="FlietextTH"/>
              <w:cnfStyle w:val="000000000000" w:firstRow="0" w:lastRow="0" w:firstColumn="0" w:lastColumn="0" w:oddVBand="0" w:evenVBand="0" w:oddHBand="0" w:evenHBand="0" w:firstRowFirstColumn="0" w:firstRowLastColumn="0" w:lastRowFirstColumn="0" w:lastRowLastColumn="0"/>
            </w:pPr>
            <w:r>
              <w:t>Hierzu soll die "Auto"-Schnittstelle der "</w:t>
            </w:r>
            <w:proofErr w:type="spellStart"/>
            <w:r>
              <w:t>AutoService</w:t>
            </w:r>
            <w:proofErr w:type="spellEnd"/>
            <w:r>
              <w:t>"-Komponente des Clients verwendet werden.</w:t>
            </w:r>
          </w:p>
        </w:tc>
      </w:tr>
      <w:tr w:rsidR="00FB6C48" w14:paraId="24CE1CD1" w14:textId="77777777" w:rsidTr="002E3A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pct"/>
          </w:tcPr>
          <w:p w14:paraId="2077976A" w14:textId="63357BFC" w:rsidR="00FB6C48" w:rsidRDefault="00FB6C48" w:rsidP="002E3A4A">
            <w:pPr>
              <w:pStyle w:val="FlietextTH"/>
            </w:pPr>
            <w:r>
              <w:t>/LF110/</w:t>
            </w:r>
          </w:p>
        </w:tc>
        <w:tc>
          <w:tcPr>
            <w:tcW w:w="4047" w:type="pct"/>
          </w:tcPr>
          <w:p w14:paraId="26F875DB" w14:textId="2106A935" w:rsidR="00FB6C48" w:rsidRDefault="00FB6C48" w:rsidP="002E3A4A">
            <w:pPr>
              <w:pStyle w:val="FlietextTH"/>
              <w:cnfStyle w:val="000000100000" w:firstRow="0" w:lastRow="0" w:firstColumn="0" w:lastColumn="0" w:oddVBand="0" w:evenVBand="0" w:oddHBand="1" w:evenHBand="0" w:firstRowFirstColumn="0" w:firstRowLastColumn="0" w:lastRowFirstColumn="0" w:lastRowLastColumn="0"/>
            </w:pPr>
            <w:r>
              <w:t>Hierzu soll die "Auto"-Schnittstelle der "</w:t>
            </w:r>
            <w:proofErr w:type="spellStart"/>
            <w:r>
              <w:t>AutoService</w:t>
            </w:r>
            <w:proofErr w:type="spellEnd"/>
            <w:r>
              <w:t>"-Komponente des Clients verwendet werden.</w:t>
            </w:r>
          </w:p>
        </w:tc>
      </w:tr>
      <w:tr w:rsidR="007927B1" w14:paraId="2A64E4E5" w14:textId="77777777" w:rsidTr="002E3A4A">
        <w:tc>
          <w:tcPr>
            <w:cnfStyle w:val="001000000000" w:firstRow="0" w:lastRow="0" w:firstColumn="1" w:lastColumn="0" w:oddVBand="0" w:evenVBand="0" w:oddHBand="0" w:evenHBand="0" w:firstRowFirstColumn="0" w:firstRowLastColumn="0" w:lastRowFirstColumn="0" w:lastRowLastColumn="0"/>
            <w:tcW w:w="953" w:type="pct"/>
          </w:tcPr>
          <w:p w14:paraId="3BEF5BB9" w14:textId="7269A80C" w:rsidR="007927B1" w:rsidRDefault="007927B1" w:rsidP="002E3A4A">
            <w:pPr>
              <w:pStyle w:val="FlietextTH"/>
            </w:pPr>
            <w:r>
              <w:t>/LF220/</w:t>
            </w:r>
          </w:p>
        </w:tc>
        <w:tc>
          <w:tcPr>
            <w:tcW w:w="4047" w:type="pct"/>
          </w:tcPr>
          <w:p w14:paraId="689EAD22" w14:textId="3A72B480" w:rsidR="007927B1" w:rsidRDefault="007927B1" w:rsidP="002E3A4A">
            <w:pPr>
              <w:pStyle w:val="FlietextTH"/>
              <w:cnfStyle w:val="000000000000" w:firstRow="0" w:lastRow="0" w:firstColumn="0" w:lastColumn="0" w:oddVBand="0" w:evenVBand="0" w:oddHBand="0" w:evenHBand="0" w:firstRowFirstColumn="0" w:firstRowLastColumn="0" w:lastRowFirstColumn="0" w:lastRowLastColumn="0"/>
            </w:pPr>
            <w:r>
              <w:t>Hierzu soll die "Rating"-Schnittstelle der "</w:t>
            </w:r>
            <w:proofErr w:type="spellStart"/>
            <w:r w:rsidR="00510B63">
              <w:t>Rating</w:t>
            </w:r>
            <w:r w:rsidR="00DA44B8">
              <w:t>Service</w:t>
            </w:r>
            <w:proofErr w:type="spellEnd"/>
            <w:r>
              <w:t>"-Komponente des Clients verwendet werden.</w:t>
            </w:r>
          </w:p>
        </w:tc>
      </w:tr>
    </w:tbl>
    <w:p w14:paraId="44D78EC9" w14:textId="0CE21D6B" w:rsidR="00B45579" w:rsidRDefault="00B45579" w:rsidP="00B45579">
      <w:pPr>
        <w:pStyle w:val="berschrift3"/>
        <w:spacing w:before="240" w:after="60"/>
      </w:pPr>
      <w:r>
        <w:t>Schnittstellen</w:t>
      </w:r>
    </w:p>
    <w:p w14:paraId="6AC2BDB7" w14:textId="77777777" w:rsidR="007927B1" w:rsidRPr="00385EF6" w:rsidRDefault="007927B1" w:rsidP="007927B1">
      <w:pPr>
        <w:pStyle w:val="FlietextTH"/>
        <w:rPr>
          <w:lang w:eastAsia="x-none"/>
        </w:rPr>
      </w:pPr>
      <w:r>
        <w:rPr>
          <w:lang w:eastAsia="x-none"/>
        </w:rPr>
        <w:t>Diese Komponente besitzt keine zu spezifizierende Schnittstelle.</w:t>
      </w:r>
    </w:p>
    <w:p w14:paraId="1C8D990D" w14:textId="77777777" w:rsidR="00B45579" w:rsidRDefault="00B45579" w:rsidP="00B45579">
      <w:pPr>
        <w:pStyle w:val="berschrift3"/>
        <w:spacing w:before="240" w:after="60"/>
      </w:pPr>
      <w:r>
        <w:t>Verhalten</w:t>
      </w:r>
    </w:p>
    <w:p w14:paraId="534A2B42" w14:textId="60AEED17" w:rsidR="00F07F06" w:rsidRDefault="00F07F06" w:rsidP="00F07F06">
      <w:pPr>
        <w:pStyle w:val="FlietextTH"/>
      </w:pPr>
      <w:r>
        <w:t xml:space="preserve">Die </w:t>
      </w:r>
      <w:r w:rsidR="00DA44B8">
        <w:rPr>
          <w:i/>
        </w:rPr>
        <w:t>Autos</w:t>
      </w:r>
      <w:r>
        <w:t xml:space="preserve">-Komponente wird unterschieden in </w:t>
      </w:r>
      <w:r w:rsidRPr="00F07F06">
        <w:rPr>
          <w:i/>
        </w:rPr>
        <w:t>B</w:t>
      </w:r>
      <w:r w:rsidR="0023599C">
        <w:rPr>
          <w:i/>
        </w:rPr>
        <w:t>esucher</w:t>
      </w:r>
      <w:r w:rsidRPr="00F07F06">
        <w:rPr>
          <w:i/>
        </w:rPr>
        <w:t xml:space="preserve"> </w:t>
      </w:r>
      <w:r>
        <w:t xml:space="preserve">und </w:t>
      </w:r>
      <w:r w:rsidR="0023599C">
        <w:rPr>
          <w:i/>
        </w:rPr>
        <w:t>Benutzer</w:t>
      </w:r>
      <w:r>
        <w:t>.</w:t>
      </w:r>
    </w:p>
    <w:p w14:paraId="3DE951B5" w14:textId="2C0A78B1" w:rsidR="00DA44B8" w:rsidRDefault="00DA44B8" w:rsidP="00C54F1C">
      <w:pPr>
        <w:pStyle w:val="FlietextTH"/>
        <w:jc w:val="center"/>
      </w:pPr>
      <w:r>
        <w:rPr>
          <w:noProof/>
        </w:rPr>
        <w:drawing>
          <wp:inline distT="0" distB="0" distL="0" distR="0" wp14:anchorId="28C4F059" wp14:editId="628D9F37">
            <wp:extent cx="2331922" cy="226333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ystemverhalten_Besucher.png"/>
                    <pic:cNvPicPr/>
                  </pic:nvPicPr>
                  <pic:blipFill>
                    <a:blip r:embed="rId13">
                      <a:extLst>
                        <a:ext uri="{28A0092B-C50C-407E-A947-70E740481C1C}">
                          <a14:useLocalDpi xmlns:a14="http://schemas.microsoft.com/office/drawing/2010/main" val="0"/>
                        </a:ext>
                      </a:extLst>
                    </a:blip>
                    <a:stretch>
                      <a:fillRect/>
                    </a:stretch>
                  </pic:blipFill>
                  <pic:spPr>
                    <a:xfrm>
                      <a:off x="0" y="0"/>
                      <a:ext cx="2331922" cy="2263336"/>
                    </a:xfrm>
                    <a:prstGeom prst="rect">
                      <a:avLst/>
                    </a:prstGeom>
                  </pic:spPr>
                </pic:pic>
              </a:graphicData>
            </a:graphic>
          </wp:inline>
        </w:drawing>
      </w:r>
    </w:p>
    <w:p w14:paraId="6734B8FA" w14:textId="694225C9" w:rsidR="007530CB" w:rsidRDefault="007530CB" w:rsidP="007530CB">
      <w:pPr>
        <w:pStyle w:val="FlietextTH"/>
        <w:jc w:val="center"/>
      </w:pPr>
      <w:r>
        <w:t>Abbildung 2.1: Zustandsdiagramm: Verhalten für das Login der verschiedenen Akteure</w:t>
      </w:r>
    </w:p>
    <w:p w14:paraId="7C691AC4" w14:textId="24DCF011" w:rsidR="007530CB" w:rsidRDefault="007530CB" w:rsidP="007530CB">
      <w:pPr>
        <w:pStyle w:val="FlietextTH"/>
      </w:pPr>
    </w:p>
    <w:p w14:paraId="4AF273D9" w14:textId="60BDAA39" w:rsidR="00DA44B8" w:rsidRDefault="00DA44B8" w:rsidP="007530CB">
      <w:pPr>
        <w:pStyle w:val="FlietextTH"/>
      </w:pPr>
      <w:r>
        <w:t>Eine erweiterte Beschreibung zu</w:t>
      </w:r>
      <w:del w:id="42" w:author="Simson Example" w:date="2018-12-10T13:19:00Z">
        <w:r w:rsidDel="00F576C8">
          <w:delText xml:space="preserve"> dem </w:delText>
        </w:r>
      </w:del>
      <w:ins w:id="43" w:author="Simson Example" w:date="2018-12-10T13:19:00Z">
        <w:r w:rsidR="00F576C8">
          <w:t xml:space="preserve">m </w:t>
        </w:r>
      </w:ins>
      <w:r>
        <w:t>Verhalten der Akteure ist in der Systemspezifikation unter Kapitel 3 zu finden.</w:t>
      </w:r>
    </w:p>
    <w:p w14:paraId="3809FCD7" w14:textId="77777777" w:rsidR="00DA44B8" w:rsidRDefault="00DA44B8" w:rsidP="007530CB">
      <w:pPr>
        <w:pStyle w:val="FlietextTH"/>
      </w:pPr>
    </w:p>
    <w:p w14:paraId="77683659" w14:textId="3FAE46F8" w:rsidR="00C54F1C" w:rsidRDefault="00C54F1C">
      <w:pPr>
        <w:rPr>
          <w:color w:val="000000" w:themeColor="text1"/>
        </w:rPr>
      </w:pPr>
      <w:r>
        <w:br w:type="page"/>
      </w:r>
    </w:p>
    <w:p w14:paraId="37D172C7" w14:textId="4329E8C1" w:rsidR="00B45579" w:rsidRDefault="00FB6C48" w:rsidP="00B45579">
      <w:pPr>
        <w:pStyle w:val="berschrift2"/>
        <w:spacing w:before="360" w:after="120"/>
      </w:pPr>
      <w:r>
        <w:lastRenderedPageBreak/>
        <w:t>Anmelden</w:t>
      </w:r>
      <w:r w:rsidR="00F73BA9">
        <w:t xml:space="preserve"> (GUI)</w:t>
      </w:r>
    </w:p>
    <w:p w14:paraId="4C6B818C" w14:textId="2BF4C11B" w:rsidR="00B45579" w:rsidRDefault="00B45579" w:rsidP="00B45579">
      <w:pPr>
        <w:pStyle w:val="berschrift3"/>
        <w:spacing w:before="240" w:after="60"/>
      </w:pPr>
      <w:r>
        <w:t>Funktion</w:t>
      </w:r>
    </w:p>
    <w:tbl>
      <w:tblPr>
        <w:tblStyle w:val="Gitternetztabelle2"/>
        <w:tblW w:w="5000" w:type="pct"/>
        <w:tblLook w:val="04A0" w:firstRow="1" w:lastRow="0" w:firstColumn="1" w:lastColumn="0" w:noHBand="0" w:noVBand="1"/>
      </w:tblPr>
      <w:tblGrid>
        <w:gridCol w:w="1702"/>
        <w:gridCol w:w="7227"/>
      </w:tblGrid>
      <w:tr w:rsidR="00B45579" w14:paraId="3838B260" w14:textId="77777777" w:rsidTr="002E3A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pct"/>
          </w:tcPr>
          <w:p w14:paraId="277685E6" w14:textId="77777777" w:rsidR="00B45579" w:rsidRDefault="00B45579" w:rsidP="002E3A4A">
            <w:pPr>
              <w:pStyle w:val="FlietextTH"/>
            </w:pPr>
            <w:proofErr w:type="spellStart"/>
            <w:r w:rsidRPr="00445EAB">
              <w:t>Anw</w:t>
            </w:r>
            <w:proofErr w:type="spellEnd"/>
            <w:r w:rsidRPr="00445EAB">
              <w:t>.-Fall</w:t>
            </w:r>
          </w:p>
        </w:tc>
        <w:tc>
          <w:tcPr>
            <w:tcW w:w="4047" w:type="pct"/>
          </w:tcPr>
          <w:p w14:paraId="08FBA013" w14:textId="77777777" w:rsidR="00B45579" w:rsidRDefault="00B45579" w:rsidP="002E3A4A">
            <w:pPr>
              <w:pStyle w:val="FlietextTH"/>
              <w:cnfStyle w:val="100000000000" w:firstRow="1" w:lastRow="0" w:firstColumn="0" w:lastColumn="0" w:oddVBand="0" w:evenVBand="0" w:oddHBand="0" w:evenHBand="0" w:firstRowFirstColumn="0" w:firstRowLastColumn="0" w:lastRowFirstColumn="0" w:lastRowLastColumn="0"/>
            </w:pPr>
            <w:r>
              <w:t>Abhängigkeiten</w:t>
            </w:r>
          </w:p>
        </w:tc>
      </w:tr>
      <w:tr w:rsidR="00B45579" w14:paraId="5DC071CA" w14:textId="77777777" w:rsidTr="002E3A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pct"/>
          </w:tcPr>
          <w:p w14:paraId="721FCC90" w14:textId="5A0B8DE8" w:rsidR="00B45579" w:rsidRDefault="007927B1" w:rsidP="002E3A4A">
            <w:pPr>
              <w:pStyle w:val="FlietextTH"/>
            </w:pPr>
            <w:r>
              <w:t>/LF200/</w:t>
            </w:r>
          </w:p>
        </w:tc>
        <w:tc>
          <w:tcPr>
            <w:tcW w:w="4047" w:type="pct"/>
          </w:tcPr>
          <w:p w14:paraId="48F79949" w14:textId="51B82E0D" w:rsidR="00B45579" w:rsidRDefault="00F07F06" w:rsidP="002E3A4A">
            <w:pPr>
              <w:pStyle w:val="FlietextTH"/>
              <w:cnfStyle w:val="000000100000" w:firstRow="0" w:lastRow="0" w:firstColumn="0" w:lastColumn="0" w:oddVBand="0" w:evenVBand="0" w:oddHBand="1" w:evenHBand="0" w:firstRowFirstColumn="0" w:firstRowLastColumn="0" w:lastRowFirstColumn="0" w:lastRowLastColumn="0"/>
            </w:pPr>
            <w:r>
              <w:t>Hierzu soll die "Auth</w:t>
            </w:r>
            <w:r w:rsidR="00334775">
              <w:t>entication</w:t>
            </w:r>
            <w:r>
              <w:t>"-Schnittstelle der "</w:t>
            </w:r>
            <w:proofErr w:type="spellStart"/>
            <w:del w:id="44" w:author="Simson Example" w:date="2018-12-10T10:59:00Z">
              <w:r w:rsidR="00334775" w:rsidDel="0066343F">
                <w:delText xml:space="preserve"> </w:delText>
              </w:r>
            </w:del>
            <w:r w:rsidR="00334775">
              <w:t>AuthenticationService</w:t>
            </w:r>
            <w:proofErr w:type="spellEnd"/>
            <w:r w:rsidR="00334775">
              <w:t xml:space="preserve"> </w:t>
            </w:r>
            <w:r>
              <w:t>"-Komponente des Clients verwendet werden.</w:t>
            </w:r>
          </w:p>
        </w:tc>
      </w:tr>
    </w:tbl>
    <w:p w14:paraId="5355BE5C" w14:textId="4BF4FBAF" w:rsidR="00B45579" w:rsidRDefault="00B45579" w:rsidP="00B45579">
      <w:pPr>
        <w:pStyle w:val="berschrift3"/>
        <w:spacing w:before="240" w:after="60"/>
      </w:pPr>
      <w:r>
        <w:t>Schnittstellen</w:t>
      </w:r>
    </w:p>
    <w:p w14:paraId="09643E38" w14:textId="77777777" w:rsidR="007927B1" w:rsidRPr="00385EF6" w:rsidRDefault="007927B1" w:rsidP="007927B1">
      <w:pPr>
        <w:pStyle w:val="FlietextTH"/>
        <w:rPr>
          <w:lang w:eastAsia="x-none"/>
        </w:rPr>
      </w:pPr>
      <w:r>
        <w:rPr>
          <w:lang w:eastAsia="x-none"/>
        </w:rPr>
        <w:t>Diese Komponente besitzt keine zu spezifizierende Schnittstelle.</w:t>
      </w:r>
    </w:p>
    <w:p w14:paraId="1B74BBD8" w14:textId="77777777" w:rsidR="00B45579" w:rsidRDefault="00B45579" w:rsidP="00B45579">
      <w:pPr>
        <w:pStyle w:val="berschrift3"/>
        <w:spacing w:before="240" w:after="60"/>
      </w:pPr>
      <w:r>
        <w:t>Verhalten</w:t>
      </w:r>
    </w:p>
    <w:p w14:paraId="476E9A4B" w14:textId="4FF43C3C" w:rsidR="00C54F1C" w:rsidRDefault="00C54F1C" w:rsidP="00C54F1C">
      <w:pPr>
        <w:pStyle w:val="FlietextTH"/>
      </w:pPr>
      <w:r>
        <w:t>Die</w:t>
      </w:r>
      <w:del w:id="45" w:author="Simson Example" w:date="2018-12-10T13:24:00Z">
        <w:r w:rsidDel="00E32733">
          <w:delText>se</w:delText>
        </w:r>
      </w:del>
      <w:r>
        <w:t xml:space="preserve"> Komponente </w:t>
      </w:r>
      <w:ins w:id="46" w:author="Simson Example" w:date="2018-12-10T13:24:00Z">
        <w:r w:rsidR="00E32733">
          <w:t>"</w:t>
        </w:r>
        <w:r w:rsidR="00E32733" w:rsidRPr="00E32733">
          <w:rPr>
            <w:i/>
            <w:rPrChange w:id="47" w:author="Simson Example" w:date="2018-12-10T13:24:00Z">
              <w:rPr/>
            </w:rPrChange>
          </w:rPr>
          <w:t>Anmelden</w:t>
        </w:r>
        <w:r w:rsidR="00E32733">
          <w:t xml:space="preserve">" </w:t>
        </w:r>
      </w:ins>
      <w:r>
        <w:t>soll die Zustände "authentifiziert" und "nicht</w:t>
      </w:r>
      <w:r w:rsidR="00EB517A">
        <w:t xml:space="preserve"> </w:t>
      </w:r>
      <w:r>
        <w:t xml:space="preserve">authentifiziert" </w:t>
      </w:r>
      <w:del w:id="48" w:author="Simson Example" w:date="2018-12-10T13:24:00Z">
        <w:r w:rsidDel="00E32733">
          <w:delText>besitzen</w:delText>
        </w:r>
      </w:del>
      <w:ins w:id="49" w:author="Simson Example" w:date="2018-12-10T13:24:00Z">
        <w:r w:rsidR="00E32733">
          <w:t>erhalten</w:t>
        </w:r>
      </w:ins>
      <w:r>
        <w:t>. Nicht authentifizierte Zugriffe sollen vermieden werden. Diese sollen an das Login weitergeleitet werden.</w:t>
      </w:r>
    </w:p>
    <w:p w14:paraId="62716ADF" w14:textId="1D23FAC4" w:rsidR="00C54F1C" w:rsidRDefault="007530CB" w:rsidP="00C54F1C">
      <w:pPr>
        <w:pStyle w:val="FlietextTH"/>
        <w:jc w:val="center"/>
      </w:pPr>
      <w:r>
        <w:rPr>
          <w:noProof/>
        </w:rPr>
        <w:drawing>
          <wp:inline distT="0" distB="0" distL="0" distR="0" wp14:anchorId="3BD0AEF3" wp14:editId="253B2420">
            <wp:extent cx="4476750" cy="3429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nmeldung.png"/>
                    <pic:cNvPicPr/>
                  </pic:nvPicPr>
                  <pic:blipFill>
                    <a:blip r:embed="rId14">
                      <a:extLst>
                        <a:ext uri="{28A0092B-C50C-407E-A947-70E740481C1C}">
                          <a14:useLocalDpi xmlns:a14="http://schemas.microsoft.com/office/drawing/2010/main" val="0"/>
                        </a:ext>
                      </a:extLst>
                    </a:blip>
                    <a:stretch>
                      <a:fillRect/>
                    </a:stretch>
                  </pic:blipFill>
                  <pic:spPr>
                    <a:xfrm>
                      <a:off x="0" y="0"/>
                      <a:ext cx="4476750" cy="3429000"/>
                    </a:xfrm>
                    <a:prstGeom prst="rect">
                      <a:avLst/>
                    </a:prstGeom>
                  </pic:spPr>
                </pic:pic>
              </a:graphicData>
            </a:graphic>
          </wp:inline>
        </w:drawing>
      </w:r>
    </w:p>
    <w:p w14:paraId="5BC81BB7" w14:textId="3C1C1848" w:rsidR="007530CB" w:rsidRDefault="007530CB" w:rsidP="007530CB">
      <w:pPr>
        <w:pStyle w:val="FlietextTH"/>
        <w:jc w:val="center"/>
      </w:pPr>
      <w:r>
        <w:t xml:space="preserve">Abbildung 2.2: </w:t>
      </w:r>
      <w:r w:rsidR="008B0F0E">
        <w:t>Zustandsdiagramm eines Logins</w:t>
      </w:r>
    </w:p>
    <w:p w14:paraId="2AD3AFA7" w14:textId="16066F2A" w:rsidR="00334775" w:rsidRDefault="00334775" w:rsidP="007530CB">
      <w:pPr>
        <w:pStyle w:val="FlietextTH"/>
      </w:pPr>
    </w:p>
    <w:p w14:paraId="14E11E6F" w14:textId="07E06AA4" w:rsidR="00334775" w:rsidRDefault="00334775" w:rsidP="00334775">
      <w:pPr>
        <w:pStyle w:val="berschrift2"/>
        <w:spacing w:before="360" w:after="120"/>
      </w:pPr>
      <w:r>
        <w:t>Registrieren (GUI)</w:t>
      </w:r>
    </w:p>
    <w:p w14:paraId="1B5933C9" w14:textId="77777777" w:rsidR="00334775" w:rsidRDefault="00334775" w:rsidP="00334775">
      <w:pPr>
        <w:pStyle w:val="berschrift3"/>
        <w:spacing w:before="240" w:after="60"/>
      </w:pPr>
      <w:r>
        <w:t>Funktion</w:t>
      </w:r>
    </w:p>
    <w:tbl>
      <w:tblPr>
        <w:tblStyle w:val="Gitternetztabelle2"/>
        <w:tblW w:w="5000" w:type="pct"/>
        <w:tblLook w:val="04A0" w:firstRow="1" w:lastRow="0" w:firstColumn="1" w:lastColumn="0" w:noHBand="0" w:noVBand="1"/>
      </w:tblPr>
      <w:tblGrid>
        <w:gridCol w:w="1702"/>
        <w:gridCol w:w="7227"/>
      </w:tblGrid>
      <w:tr w:rsidR="00334775" w14:paraId="1AB508E9" w14:textId="77777777" w:rsidTr="00FA60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pct"/>
          </w:tcPr>
          <w:p w14:paraId="482466FB" w14:textId="77777777" w:rsidR="00334775" w:rsidRDefault="00334775" w:rsidP="00FA6093">
            <w:pPr>
              <w:pStyle w:val="FlietextTH"/>
            </w:pPr>
            <w:proofErr w:type="spellStart"/>
            <w:r w:rsidRPr="00445EAB">
              <w:t>Anw</w:t>
            </w:r>
            <w:proofErr w:type="spellEnd"/>
            <w:r w:rsidRPr="00445EAB">
              <w:t>.-Fall</w:t>
            </w:r>
          </w:p>
        </w:tc>
        <w:tc>
          <w:tcPr>
            <w:tcW w:w="4047" w:type="pct"/>
          </w:tcPr>
          <w:p w14:paraId="378F9788" w14:textId="77777777" w:rsidR="00334775" w:rsidRDefault="00334775" w:rsidP="00FA6093">
            <w:pPr>
              <w:pStyle w:val="FlietextTH"/>
              <w:cnfStyle w:val="100000000000" w:firstRow="1" w:lastRow="0" w:firstColumn="0" w:lastColumn="0" w:oddVBand="0" w:evenVBand="0" w:oddHBand="0" w:evenHBand="0" w:firstRowFirstColumn="0" w:firstRowLastColumn="0" w:lastRowFirstColumn="0" w:lastRowLastColumn="0"/>
            </w:pPr>
            <w:r>
              <w:t>Abhängigkeiten</w:t>
            </w:r>
          </w:p>
        </w:tc>
      </w:tr>
      <w:tr w:rsidR="00334775" w14:paraId="17E2C8E8" w14:textId="77777777" w:rsidTr="00FA60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pct"/>
          </w:tcPr>
          <w:p w14:paraId="7DA91172" w14:textId="77777777" w:rsidR="00334775" w:rsidRDefault="00334775" w:rsidP="00FA6093">
            <w:pPr>
              <w:pStyle w:val="FlietextTH"/>
            </w:pPr>
            <w:r>
              <w:t>/LF210/</w:t>
            </w:r>
          </w:p>
        </w:tc>
        <w:tc>
          <w:tcPr>
            <w:tcW w:w="4047" w:type="pct"/>
          </w:tcPr>
          <w:p w14:paraId="5A0F4BFB" w14:textId="77777777" w:rsidR="00334775" w:rsidRDefault="00334775" w:rsidP="00FA6093">
            <w:pPr>
              <w:pStyle w:val="FlietextTH"/>
              <w:cnfStyle w:val="000000100000" w:firstRow="0" w:lastRow="0" w:firstColumn="0" w:lastColumn="0" w:oddVBand="0" w:evenVBand="0" w:oddHBand="1" w:evenHBand="0" w:firstRowFirstColumn="0" w:firstRowLastColumn="0" w:lastRowFirstColumn="0" w:lastRowLastColumn="0"/>
            </w:pPr>
            <w:r>
              <w:t xml:space="preserve">Hierzu soll die "Authentication"-Schnittstelle der " </w:t>
            </w:r>
            <w:proofErr w:type="spellStart"/>
            <w:r>
              <w:t>AuthenticationService</w:t>
            </w:r>
            <w:proofErr w:type="spellEnd"/>
            <w:r>
              <w:t xml:space="preserve"> "-Komponente des Clients verwendet werden.</w:t>
            </w:r>
          </w:p>
        </w:tc>
      </w:tr>
    </w:tbl>
    <w:p w14:paraId="72423542" w14:textId="77777777" w:rsidR="00334775" w:rsidRDefault="00334775" w:rsidP="00334775">
      <w:pPr>
        <w:pStyle w:val="berschrift3"/>
        <w:spacing w:before="240" w:after="60"/>
      </w:pPr>
      <w:r>
        <w:t>Schnittstellen</w:t>
      </w:r>
    </w:p>
    <w:p w14:paraId="71022207" w14:textId="77777777" w:rsidR="00334775" w:rsidRPr="00385EF6" w:rsidRDefault="00334775" w:rsidP="00334775">
      <w:pPr>
        <w:pStyle w:val="FlietextTH"/>
        <w:rPr>
          <w:lang w:eastAsia="x-none"/>
        </w:rPr>
      </w:pPr>
      <w:r>
        <w:rPr>
          <w:lang w:eastAsia="x-none"/>
        </w:rPr>
        <w:t>Diese Komponente besitzt keine zu spezifizierende Schnittstelle.</w:t>
      </w:r>
    </w:p>
    <w:p w14:paraId="79E06CE3" w14:textId="77777777" w:rsidR="00334775" w:rsidRDefault="00334775" w:rsidP="00334775">
      <w:pPr>
        <w:pStyle w:val="berschrift3"/>
        <w:spacing w:before="240" w:after="60"/>
      </w:pPr>
      <w:r>
        <w:t>Verhalten</w:t>
      </w:r>
    </w:p>
    <w:p w14:paraId="6A7405CD" w14:textId="47DD1317" w:rsidR="00334775" w:rsidRPr="00E75078" w:rsidRDefault="00334775" w:rsidP="00E75078">
      <w:pPr>
        <w:rPr>
          <w:rPrChange w:id="50" w:author="Simson Example" w:date="2018-12-10T12:29:00Z">
            <w:rPr/>
          </w:rPrChange>
        </w:rPr>
        <w:pPrChange w:id="51" w:author="Simson Example" w:date="2018-12-10T12:28:00Z">
          <w:pPr>
            <w:pStyle w:val="FlietextTH"/>
          </w:pPr>
        </w:pPrChange>
      </w:pPr>
      <w:r>
        <w:t xml:space="preserve">Diese Komponente besitzt kein </w:t>
      </w:r>
      <w:proofErr w:type="gramStart"/>
      <w:r>
        <w:t>zu spezifizierendes Verhalten</w:t>
      </w:r>
      <w:proofErr w:type="gramEnd"/>
      <w:r>
        <w:t>.</w:t>
      </w:r>
      <w:del w:id="52" w:author="Simson Example" w:date="2018-12-10T12:34:00Z">
        <w:r w:rsidR="0064114B" w:rsidDel="00E75078">
          <w:br w:type="page"/>
        </w:r>
      </w:del>
      <w:ins w:id="53" w:author="Simson Example" w:date="2018-12-10T12:27:00Z">
        <w:r w:rsidR="00E75078">
          <w:br w:type="page"/>
        </w:r>
      </w:ins>
    </w:p>
    <w:p w14:paraId="6DFCEF93" w14:textId="575E4243" w:rsidR="00B45579" w:rsidRDefault="00B45579" w:rsidP="00B45579">
      <w:pPr>
        <w:pStyle w:val="berschrift2"/>
        <w:spacing w:before="360" w:after="120"/>
      </w:pPr>
      <w:proofErr w:type="spellStart"/>
      <w:r>
        <w:lastRenderedPageBreak/>
        <w:t>Authentication</w:t>
      </w:r>
      <w:r w:rsidR="00595D05">
        <w:t>Service</w:t>
      </w:r>
      <w:proofErr w:type="spellEnd"/>
      <w:r w:rsidR="00F73BA9">
        <w:t xml:space="preserve"> (Client)</w:t>
      </w:r>
    </w:p>
    <w:p w14:paraId="5BD79432" w14:textId="314953DB" w:rsidR="00B45579" w:rsidRDefault="00B45579" w:rsidP="00F07F06">
      <w:pPr>
        <w:pStyle w:val="berschrift3"/>
        <w:spacing w:before="240" w:after="60"/>
      </w:pPr>
      <w:r>
        <w:t>Funktion</w:t>
      </w:r>
    </w:p>
    <w:p w14:paraId="6522BC11" w14:textId="6BB34DE1" w:rsidR="00F07F06" w:rsidRPr="00F07F06" w:rsidRDefault="00F07F06" w:rsidP="00F07F06">
      <w:pPr>
        <w:pStyle w:val="FlietextTH"/>
        <w:rPr>
          <w:lang w:eastAsia="x-none"/>
        </w:rPr>
      </w:pPr>
      <w:r w:rsidRPr="00F07F06">
        <w:rPr>
          <w:lang w:eastAsia="x-none"/>
        </w:rPr>
        <w:t xml:space="preserve">Diese Komponente </w:t>
      </w:r>
      <w:r>
        <w:rPr>
          <w:lang w:eastAsia="x-none"/>
        </w:rPr>
        <w:t>realisiert selbst keine Anwendungsfälle und besitzt auch keine GUI. Sie ist die Schnittstelle zwischen der Server-</w:t>
      </w:r>
      <w:r w:rsidR="00334775">
        <w:rPr>
          <w:lang w:eastAsia="x-none"/>
        </w:rPr>
        <w:t>"</w:t>
      </w:r>
      <w:r w:rsidR="000E7AA8" w:rsidRPr="001F296E">
        <w:rPr>
          <w:i/>
          <w:lang w:eastAsia="x-none"/>
        </w:rPr>
        <w:t>Authentication</w:t>
      </w:r>
      <w:r w:rsidR="00334775">
        <w:rPr>
          <w:i/>
          <w:lang w:eastAsia="x-none"/>
        </w:rPr>
        <w:t>"</w:t>
      </w:r>
      <w:r>
        <w:rPr>
          <w:lang w:eastAsia="x-none"/>
        </w:rPr>
        <w:t xml:space="preserve"> und Client</w:t>
      </w:r>
      <w:r w:rsidR="000E7AA8">
        <w:rPr>
          <w:lang w:eastAsia="x-none"/>
        </w:rPr>
        <w:t>-</w:t>
      </w:r>
      <w:r w:rsidR="00334775">
        <w:rPr>
          <w:lang w:eastAsia="x-none"/>
        </w:rPr>
        <w:t>"</w:t>
      </w:r>
      <w:proofErr w:type="spellStart"/>
      <w:r w:rsidR="000E7AA8" w:rsidRPr="001F296E">
        <w:rPr>
          <w:i/>
          <w:lang w:eastAsia="x-none"/>
        </w:rPr>
        <w:t>AuthenticationServic</w:t>
      </w:r>
      <w:r w:rsidR="00334775">
        <w:rPr>
          <w:i/>
          <w:lang w:eastAsia="x-none"/>
        </w:rPr>
        <w:t>e</w:t>
      </w:r>
      <w:proofErr w:type="spellEnd"/>
      <w:r w:rsidR="00334775">
        <w:rPr>
          <w:i/>
          <w:lang w:eastAsia="x-none"/>
        </w:rPr>
        <w:t>"</w:t>
      </w:r>
      <w:r w:rsidR="000E7AA8">
        <w:rPr>
          <w:lang w:eastAsia="x-none"/>
        </w:rPr>
        <w:t>-</w:t>
      </w:r>
      <w:r>
        <w:rPr>
          <w:lang w:eastAsia="x-none"/>
        </w:rPr>
        <w:t>Komponente</w:t>
      </w:r>
      <w:r w:rsidR="000E7AA8">
        <w:rPr>
          <w:lang w:eastAsia="x-none"/>
        </w:rPr>
        <w:t>.</w:t>
      </w:r>
    </w:p>
    <w:p w14:paraId="785D16E8" w14:textId="13EDC25E" w:rsidR="00B45579" w:rsidRDefault="00B45579" w:rsidP="00B45579">
      <w:pPr>
        <w:pStyle w:val="berschrift3"/>
        <w:spacing w:before="240" w:after="60"/>
      </w:pPr>
      <w:r>
        <w:t>Schnittstellen</w:t>
      </w:r>
    </w:p>
    <w:p w14:paraId="1A85B311" w14:textId="0C7A7D6D" w:rsidR="00693D6A" w:rsidRDefault="00BA109A" w:rsidP="00693D6A">
      <w:pPr>
        <w:pStyle w:val="FlietextTH"/>
        <w:jc w:val="center"/>
        <w:rPr>
          <w:lang w:eastAsia="x-none"/>
        </w:rPr>
      </w:pPr>
      <w:r>
        <w:rPr>
          <w:noProof/>
          <w:lang w:eastAsia="x-none"/>
        </w:rPr>
        <w:drawing>
          <wp:inline distT="0" distB="0" distL="0" distR="0" wp14:anchorId="522A6915" wp14:editId="798B81E9">
            <wp:extent cx="3340100" cy="939800"/>
            <wp:effectExtent l="0" t="0" r="0" b="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ildschirmfoto 2018-12-06 um 20.00.51.png"/>
                    <pic:cNvPicPr/>
                  </pic:nvPicPr>
                  <pic:blipFill>
                    <a:blip r:embed="rId15">
                      <a:extLst>
                        <a:ext uri="{28A0092B-C50C-407E-A947-70E740481C1C}">
                          <a14:useLocalDpi xmlns:a14="http://schemas.microsoft.com/office/drawing/2010/main" val="0"/>
                        </a:ext>
                      </a:extLst>
                    </a:blip>
                    <a:stretch>
                      <a:fillRect/>
                    </a:stretch>
                  </pic:blipFill>
                  <pic:spPr>
                    <a:xfrm>
                      <a:off x="0" y="0"/>
                      <a:ext cx="3340100" cy="939800"/>
                    </a:xfrm>
                    <a:prstGeom prst="rect">
                      <a:avLst/>
                    </a:prstGeom>
                  </pic:spPr>
                </pic:pic>
              </a:graphicData>
            </a:graphic>
          </wp:inline>
        </w:drawing>
      </w:r>
    </w:p>
    <w:p w14:paraId="0C5166E7" w14:textId="234656CF" w:rsidR="00C12AD8" w:rsidRDefault="00C12AD8" w:rsidP="00693D6A">
      <w:pPr>
        <w:pStyle w:val="FlietextTH"/>
        <w:jc w:val="center"/>
        <w:rPr>
          <w:lang w:eastAsia="x-none"/>
        </w:rPr>
      </w:pPr>
      <w:r>
        <w:rPr>
          <w:lang w:eastAsia="x-none"/>
        </w:rPr>
        <w:t xml:space="preserve">Abbildung 3.1: </w:t>
      </w:r>
      <w:r w:rsidR="00201723">
        <w:rPr>
          <w:lang w:eastAsia="x-none"/>
        </w:rPr>
        <w:t>Implementierung der Schnittstellen-</w:t>
      </w:r>
      <w:r w:rsidR="00CE6945">
        <w:rPr>
          <w:lang w:eastAsia="x-none"/>
        </w:rPr>
        <w:t>Funktionen</w:t>
      </w:r>
      <w:r w:rsidR="00201723">
        <w:rPr>
          <w:lang w:eastAsia="x-none"/>
        </w:rPr>
        <w:t xml:space="preserve"> von </w:t>
      </w:r>
      <w:proofErr w:type="spellStart"/>
      <w:r w:rsidR="00201723">
        <w:rPr>
          <w:lang w:eastAsia="x-none"/>
        </w:rPr>
        <w:t>Authentication</w:t>
      </w:r>
      <w:r w:rsidR="00BA109A">
        <w:rPr>
          <w:lang w:eastAsia="x-none"/>
        </w:rPr>
        <w:t>Service</w:t>
      </w:r>
      <w:proofErr w:type="spellEnd"/>
    </w:p>
    <w:p w14:paraId="5C7D01B0" w14:textId="77777777" w:rsidR="00334775" w:rsidRPr="00693D6A" w:rsidRDefault="00334775" w:rsidP="00693D6A">
      <w:pPr>
        <w:pStyle w:val="FlietextTH"/>
        <w:jc w:val="center"/>
        <w:rPr>
          <w:lang w:eastAsia="x-none"/>
        </w:rPr>
      </w:pPr>
    </w:p>
    <w:p w14:paraId="76193A66" w14:textId="6B90B9C3" w:rsidR="00BA109A" w:rsidRPr="00334775" w:rsidRDefault="00693D6A" w:rsidP="00632F4D">
      <w:pPr>
        <w:pStyle w:val="FlietextTH"/>
        <w:rPr>
          <w:lang w:eastAsia="x-none"/>
        </w:rPr>
      </w:pPr>
      <w:r w:rsidRPr="00334775">
        <w:rPr>
          <w:lang w:eastAsia="x-none"/>
        </w:rPr>
        <w:t xml:space="preserve">Die </w:t>
      </w:r>
      <w:r w:rsidR="00CE6945" w:rsidRPr="00334775">
        <w:rPr>
          <w:lang w:eastAsia="x-none"/>
        </w:rPr>
        <w:t>Funktionen</w:t>
      </w:r>
      <w:r w:rsidRPr="00334775">
        <w:rPr>
          <w:lang w:eastAsia="x-none"/>
        </w:rPr>
        <w:t xml:space="preserve"> der </w:t>
      </w:r>
      <w:r w:rsidR="00334775">
        <w:rPr>
          <w:lang w:eastAsia="x-none"/>
        </w:rPr>
        <w:t>Komponente</w:t>
      </w:r>
      <w:r w:rsidRPr="00334775">
        <w:rPr>
          <w:lang w:eastAsia="x-none"/>
        </w:rPr>
        <w:t xml:space="preserve"> "</w:t>
      </w:r>
      <w:proofErr w:type="spellStart"/>
      <w:r w:rsidRPr="0066343F">
        <w:rPr>
          <w:i/>
          <w:lang w:eastAsia="x-none"/>
          <w:rPrChange w:id="54" w:author="Simson Example" w:date="2018-12-10T10:57:00Z">
            <w:rPr>
              <w:lang w:eastAsia="x-none"/>
            </w:rPr>
          </w:rPrChange>
        </w:rPr>
        <w:t>Authentication</w:t>
      </w:r>
      <w:r w:rsidR="00BA109A" w:rsidRPr="0066343F">
        <w:rPr>
          <w:i/>
          <w:lang w:eastAsia="x-none"/>
          <w:rPrChange w:id="55" w:author="Simson Example" w:date="2018-12-10T10:57:00Z">
            <w:rPr>
              <w:lang w:eastAsia="x-none"/>
            </w:rPr>
          </w:rPrChange>
        </w:rPr>
        <w:t>Service</w:t>
      </w:r>
      <w:proofErr w:type="spellEnd"/>
      <w:r w:rsidRPr="00334775">
        <w:rPr>
          <w:lang w:eastAsia="x-none"/>
        </w:rPr>
        <w:t>" in de</w:t>
      </w:r>
      <w:r w:rsidR="00BA109A" w:rsidRPr="00334775">
        <w:rPr>
          <w:lang w:eastAsia="x-none"/>
        </w:rPr>
        <w:t>m</w:t>
      </w:r>
      <w:r w:rsidRPr="00334775">
        <w:rPr>
          <w:lang w:eastAsia="x-none"/>
        </w:rPr>
        <w:t xml:space="preserve"> </w:t>
      </w:r>
      <w:r w:rsidR="00BA109A" w:rsidRPr="00334775">
        <w:rPr>
          <w:lang w:eastAsia="x-none"/>
        </w:rPr>
        <w:t>Package</w:t>
      </w:r>
      <w:r w:rsidRPr="00334775">
        <w:rPr>
          <w:lang w:eastAsia="x-none"/>
        </w:rPr>
        <w:t xml:space="preserve"> </w:t>
      </w:r>
      <w:r w:rsidR="00334775">
        <w:rPr>
          <w:lang w:eastAsia="x-none"/>
        </w:rPr>
        <w:t>"</w:t>
      </w:r>
      <w:r w:rsidRPr="00334775">
        <w:rPr>
          <w:lang w:eastAsia="x-none"/>
        </w:rPr>
        <w:t>Services</w:t>
      </w:r>
      <w:r w:rsidR="00334775">
        <w:rPr>
          <w:lang w:eastAsia="x-none"/>
        </w:rPr>
        <w:t>"</w:t>
      </w:r>
      <w:r w:rsidRPr="00334775">
        <w:rPr>
          <w:lang w:eastAsia="x-none"/>
        </w:rPr>
        <w:t xml:space="preserve"> bilden Schnittstelle</w:t>
      </w:r>
      <w:r w:rsidR="00C12AD8" w:rsidRPr="00334775">
        <w:rPr>
          <w:lang w:eastAsia="x-none"/>
        </w:rPr>
        <w:t>n</w:t>
      </w:r>
      <w:r w:rsidRPr="00334775">
        <w:rPr>
          <w:lang w:eastAsia="x-none"/>
        </w:rPr>
        <w:t xml:space="preserve"> für die </w:t>
      </w:r>
      <w:r w:rsidR="00F60353" w:rsidRPr="00334775">
        <w:rPr>
          <w:lang w:eastAsia="x-none"/>
        </w:rPr>
        <w:t>GUI-</w:t>
      </w:r>
      <w:r w:rsidRPr="00334775">
        <w:rPr>
          <w:lang w:eastAsia="x-none"/>
        </w:rPr>
        <w:t>Komponenten: "</w:t>
      </w:r>
      <w:r w:rsidRPr="0066343F">
        <w:rPr>
          <w:i/>
          <w:lang w:eastAsia="x-none"/>
          <w:rPrChange w:id="56" w:author="Simson Example" w:date="2018-12-10T10:57:00Z">
            <w:rPr>
              <w:lang w:eastAsia="x-none"/>
            </w:rPr>
          </w:rPrChange>
        </w:rPr>
        <w:t>Registrieren</w:t>
      </w:r>
      <w:r w:rsidR="00334775">
        <w:rPr>
          <w:lang w:eastAsia="x-none"/>
        </w:rPr>
        <w:t>"</w:t>
      </w:r>
      <w:r w:rsidRPr="00334775">
        <w:rPr>
          <w:lang w:eastAsia="x-none"/>
        </w:rPr>
        <w:t xml:space="preserve"> und </w:t>
      </w:r>
      <w:r w:rsidR="00334775">
        <w:rPr>
          <w:lang w:eastAsia="x-none"/>
        </w:rPr>
        <w:t>"</w:t>
      </w:r>
      <w:r w:rsidRPr="0066343F">
        <w:rPr>
          <w:i/>
          <w:lang w:eastAsia="x-none"/>
          <w:rPrChange w:id="57" w:author="Simson Example" w:date="2018-12-10T10:57:00Z">
            <w:rPr>
              <w:lang w:eastAsia="x-none"/>
            </w:rPr>
          </w:rPrChange>
        </w:rPr>
        <w:t>Anmelden</w:t>
      </w:r>
      <w:r w:rsidR="00334775">
        <w:rPr>
          <w:lang w:eastAsia="x-none"/>
        </w:rPr>
        <w:t>"</w:t>
      </w:r>
      <w:r w:rsidRPr="00334775">
        <w:rPr>
          <w:lang w:eastAsia="x-none"/>
        </w:rPr>
        <w:t>.</w:t>
      </w:r>
    </w:p>
    <w:p w14:paraId="343A3CEA" w14:textId="669C4F31" w:rsidR="001F296E" w:rsidRPr="00334775" w:rsidRDefault="001F296E" w:rsidP="001F296E">
      <w:pPr>
        <w:pStyle w:val="FlietextTH"/>
        <w:rPr>
          <w:lang w:eastAsia="x-none"/>
        </w:rPr>
      </w:pPr>
      <w:del w:id="58" w:author="Simson Example" w:date="2018-12-10T13:29:00Z">
        <w:r w:rsidRPr="00334775" w:rsidDel="00E32733">
          <w:rPr>
            <w:lang w:eastAsia="x-none"/>
          </w:rPr>
          <w:delText>Aufgrund der Möglichkeit</w:delText>
        </w:r>
      </w:del>
      <w:del w:id="59" w:author="Simson Example" w:date="2018-12-10T13:26:00Z">
        <w:r w:rsidRPr="00334775" w:rsidDel="00E32733">
          <w:rPr>
            <w:lang w:eastAsia="x-none"/>
          </w:rPr>
          <w:delText>,</w:delText>
        </w:r>
      </w:del>
      <w:del w:id="60" w:author="Simson Example" w:date="2018-12-10T13:29:00Z">
        <w:r w:rsidRPr="00334775" w:rsidDel="00E32733">
          <w:rPr>
            <w:lang w:eastAsia="x-none"/>
          </w:rPr>
          <w:delText xml:space="preserve"> da</w:delText>
        </w:r>
      </w:del>
      <w:del w:id="61" w:author="Simson Example" w:date="2018-12-10T13:26:00Z">
        <w:r w:rsidRPr="00334775" w:rsidDel="00E32733">
          <w:rPr>
            <w:lang w:eastAsia="x-none"/>
          </w:rPr>
          <w:delText>s</w:delText>
        </w:r>
      </w:del>
      <w:del w:id="62" w:author="Simson Example" w:date="2018-12-10T13:29:00Z">
        <w:r w:rsidRPr="00334775" w:rsidDel="00E32733">
          <w:rPr>
            <w:lang w:eastAsia="x-none"/>
          </w:rPr>
          <w:delText>s die</w:delText>
        </w:r>
      </w:del>
      <w:ins w:id="63" w:author="Simson Example" w:date="2018-12-10T13:29:00Z">
        <w:r w:rsidR="00E32733">
          <w:rPr>
            <w:lang w:eastAsia="x-none"/>
          </w:rPr>
          <w:t>D</w:t>
        </w:r>
      </w:ins>
      <w:ins w:id="64" w:author="Simson Example" w:date="2018-12-10T13:30:00Z">
        <w:r w:rsidR="00E32733">
          <w:rPr>
            <w:lang w:eastAsia="x-none"/>
          </w:rPr>
          <w:t xml:space="preserve">a die </w:t>
        </w:r>
      </w:ins>
      <w:del w:id="65" w:author="Simson Example" w:date="2018-12-10T13:30:00Z">
        <w:r w:rsidRPr="00334775" w:rsidDel="00E32733">
          <w:rPr>
            <w:lang w:eastAsia="x-none"/>
          </w:rPr>
          <w:delText xml:space="preserve"> </w:delText>
        </w:r>
      </w:del>
      <w:r w:rsidRPr="00334775">
        <w:rPr>
          <w:lang w:eastAsia="x-none"/>
        </w:rPr>
        <w:t>Funktionen der Komponente Observable (</w:t>
      </w:r>
      <w:del w:id="66" w:author="Simson Example" w:date="2018-12-10T13:53:00Z">
        <w:r w:rsidRPr="00334775" w:rsidDel="006251F2">
          <w:rPr>
            <w:lang w:eastAsia="x-none"/>
          </w:rPr>
          <w:delText>=</w:delText>
        </w:r>
      </w:del>
      <w:r w:rsidRPr="00334775">
        <w:rPr>
          <w:lang w:eastAsia="x-none"/>
        </w:rPr>
        <w:t xml:space="preserve">Beobachtbar) </w:t>
      </w:r>
      <w:ins w:id="67" w:author="Simson Example" w:date="2018-12-10T13:30:00Z">
        <w:r w:rsidR="00E32733">
          <w:rPr>
            <w:lang w:eastAsia="x-none"/>
          </w:rPr>
          <w:t xml:space="preserve">sind, </w:t>
        </w:r>
      </w:ins>
      <w:del w:id="68" w:author="Simson Example" w:date="2018-12-10T13:29:00Z">
        <w:r w:rsidRPr="00334775" w:rsidDel="00E32733">
          <w:rPr>
            <w:lang w:eastAsia="x-none"/>
          </w:rPr>
          <w:delText>sind,</w:delText>
        </w:r>
      </w:del>
      <w:del w:id="69" w:author="Simson Example" w:date="2018-12-10T13:30:00Z">
        <w:r w:rsidRPr="00334775" w:rsidDel="00E32733">
          <w:rPr>
            <w:lang w:eastAsia="x-none"/>
          </w:rPr>
          <w:delText xml:space="preserve"> </w:delText>
        </w:r>
      </w:del>
      <w:r w:rsidRPr="00334775">
        <w:rPr>
          <w:lang w:eastAsia="x-none"/>
        </w:rPr>
        <w:t xml:space="preserve">sorgen </w:t>
      </w:r>
      <w:del w:id="70" w:author="Simson Example" w:date="2018-12-10T13:29:00Z">
        <w:r w:rsidRPr="00334775" w:rsidDel="00E32733">
          <w:rPr>
            <w:lang w:eastAsia="x-none"/>
          </w:rPr>
          <w:delText xml:space="preserve">diese </w:delText>
        </w:r>
      </w:del>
      <w:ins w:id="71" w:author="Simson Example" w:date="2018-12-10T13:30:00Z">
        <w:r w:rsidR="00E32733">
          <w:rPr>
            <w:lang w:eastAsia="x-none"/>
          </w:rPr>
          <w:t>sie be</w:t>
        </w:r>
      </w:ins>
      <w:ins w:id="72" w:author="Simson Example" w:date="2018-12-10T13:31:00Z">
        <w:r w:rsidR="00E32733">
          <w:rPr>
            <w:lang w:eastAsia="x-none"/>
          </w:rPr>
          <w:t>i</w:t>
        </w:r>
      </w:ins>
      <w:del w:id="73" w:author="Simson Example" w:date="2018-12-10T13:30:00Z">
        <w:r w:rsidRPr="00334775" w:rsidDel="00E32733">
          <w:rPr>
            <w:lang w:eastAsia="x-none"/>
          </w:rPr>
          <w:delText>bei</w:delText>
        </w:r>
      </w:del>
      <w:r w:rsidRPr="00334775">
        <w:rPr>
          <w:lang w:eastAsia="x-none"/>
        </w:rPr>
        <w:t xml:space="preserve"> Beobachter</w:t>
      </w:r>
      <w:ins w:id="74" w:author="Simson Example" w:date="2018-12-10T13:31:00Z">
        <w:r w:rsidR="00E32733">
          <w:rPr>
            <w:lang w:eastAsia="x-none"/>
          </w:rPr>
          <w:t>n</w:t>
        </w:r>
      </w:ins>
      <w:del w:id="75" w:author="Simson Example" w:date="2018-12-10T13:31:00Z">
        <w:r w:rsidRPr="00334775" w:rsidDel="00E32733">
          <w:rPr>
            <w:lang w:eastAsia="x-none"/>
          </w:rPr>
          <w:delText>n</w:delText>
        </w:r>
      </w:del>
      <w:r w:rsidRPr="00334775">
        <w:rPr>
          <w:lang w:eastAsia="x-none"/>
        </w:rPr>
        <w:t xml:space="preserve"> für </w:t>
      </w:r>
      <w:r w:rsidR="00334775">
        <w:rPr>
          <w:lang w:eastAsia="x-none"/>
        </w:rPr>
        <w:t>A</w:t>
      </w:r>
      <w:r w:rsidRPr="00334775">
        <w:rPr>
          <w:lang w:eastAsia="x-none"/>
        </w:rPr>
        <w:t>ktualisier</w:t>
      </w:r>
      <w:r w:rsidR="00334775">
        <w:rPr>
          <w:lang w:eastAsia="x-none"/>
        </w:rPr>
        <w:t>v</w:t>
      </w:r>
      <w:r w:rsidRPr="00334775">
        <w:rPr>
          <w:lang w:eastAsia="x-none"/>
        </w:rPr>
        <w:t>orgänge</w:t>
      </w:r>
      <w:del w:id="76" w:author="Simson Example" w:date="2018-12-10T13:29:00Z">
        <w:r w:rsidRPr="00334775" w:rsidDel="00E32733">
          <w:rPr>
            <w:lang w:eastAsia="x-none"/>
          </w:rPr>
          <w:delText>n</w:delText>
        </w:r>
      </w:del>
      <w:r w:rsidRPr="00334775">
        <w:rPr>
          <w:lang w:eastAsia="x-none"/>
        </w:rPr>
        <w:t xml:space="preserve"> falls Änderungen zu erkennen sind.</w:t>
      </w:r>
    </w:p>
    <w:p w14:paraId="28896C6F" w14:textId="49D53E3F" w:rsidR="00201723" w:rsidRDefault="00EB517A" w:rsidP="00334775">
      <w:pPr>
        <w:pStyle w:val="FlietextTH"/>
        <w:ind w:left="1276" w:hanging="1276"/>
        <w:rPr>
          <w:lang w:eastAsia="x-none"/>
        </w:rPr>
      </w:pPr>
      <w:proofErr w:type="spellStart"/>
      <w:proofErr w:type="gramStart"/>
      <w:r>
        <w:rPr>
          <w:b/>
          <w:lang w:eastAsia="x-none"/>
        </w:rPr>
        <w:t>l</w:t>
      </w:r>
      <w:r w:rsidR="00201723" w:rsidRPr="00201723">
        <w:rPr>
          <w:b/>
          <w:lang w:eastAsia="x-none"/>
        </w:rPr>
        <w:t>ogin</w:t>
      </w:r>
      <w:proofErr w:type="spellEnd"/>
      <w:r w:rsidR="00201723" w:rsidRPr="00201723">
        <w:rPr>
          <w:b/>
          <w:lang w:eastAsia="x-none"/>
        </w:rPr>
        <w:t>(</w:t>
      </w:r>
      <w:proofErr w:type="gramEnd"/>
      <w:r w:rsidR="00201723" w:rsidRPr="00201723">
        <w:rPr>
          <w:b/>
          <w:lang w:eastAsia="x-none"/>
        </w:rPr>
        <w:t>…)</w:t>
      </w:r>
      <w:r w:rsidR="00334775">
        <w:rPr>
          <w:b/>
          <w:lang w:eastAsia="x-none"/>
        </w:rPr>
        <w:tab/>
      </w:r>
      <w:r w:rsidR="00201723">
        <w:rPr>
          <w:lang w:eastAsia="x-none"/>
        </w:rPr>
        <w:t>Die gegebenen Daten werden an den Server geschickt</w:t>
      </w:r>
      <w:r w:rsidR="00595D05">
        <w:rPr>
          <w:lang w:eastAsia="x-none"/>
        </w:rPr>
        <w:t>,</w:t>
      </w:r>
      <w:r w:rsidR="00201723">
        <w:rPr>
          <w:lang w:eastAsia="x-none"/>
        </w:rPr>
        <w:t xml:space="preserve"> welcher </w:t>
      </w:r>
      <w:r>
        <w:rPr>
          <w:lang w:eastAsia="x-none"/>
        </w:rPr>
        <w:t>diese</w:t>
      </w:r>
      <w:r w:rsidR="00201723">
        <w:rPr>
          <w:lang w:eastAsia="x-none"/>
        </w:rPr>
        <w:t xml:space="preserve"> überprüft. Als Ergebnis liefert die Funktion entweder </w:t>
      </w:r>
      <w:r w:rsidR="00595D05">
        <w:rPr>
          <w:lang w:eastAsia="x-none"/>
        </w:rPr>
        <w:t>weitere</w:t>
      </w:r>
      <w:r w:rsidR="00201723">
        <w:rPr>
          <w:lang w:eastAsia="x-none"/>
        </w:rPr>
        <w:t xml:space="preserve"> zugehörige </w:t>
      </w:r>
      <w:ins w:id="77" w:author="Simson Example" w:date="2018-12-10T13:39:00Z">
        <w:r w:rsidR="00FA1107">
          <w:rPr>
            <w:lang w:eastAsia="x-none"/>
          </w:rPr>
          <w:t>Benutzer-</w:t>
        </w:r>
      </w:ins>
      <w:r w:rsidR="00201723">
        <w:rPr>
          <w:lang w:eastAsia="x-none"/>
        </w:rPr>
        <w:t xml:space="preserve">Daten </w:t>
      </w:r>
      <w:del w:id="78" w:author="Simson Example" w:date="2018-12-10T13:38:00Z">
        <w:r w:rsidR="00595D05" w:rsidDel="00FA1107">
          <w:rPr>
            <w:lang w:eastAsia="x-none"/>
          </w:rPr>
          <w:delText>von diesem</w:delText>
        </w:r>
      </w:del>
      <w:del w:id="79" w:author="Simson Example" w:date="2018-12-10T13:39:00Z">
        <w:r w:rsidR="00334775" w:rsidDel="00FA1107">
          <w:rPr>
            <w:lang w:eastAsia="x-none"/>
          </w:rPr>
          <w:delText xml:space="preserve"> </w:delText>
        </w:r>
        <w:r w:rsidDel="00FA1107">
          <w:rPr>
            <w:lang w:eastAsia="x-none"/>
          </w:rPr>
          <w:delText>Konto</w:delText>
        </w:r>
      </w:del>
      <w:ins w:id="80" w:author="Simson Example" w:date="2018-12-10T13:38:00Z">
        <w:r w:rsidR="00FA1107">
          <w:rPr>
            <w:lang w:eastAsia="x-none"/>
          </w:rPr>
          <w:t>der gegebenen ID</w:t>
        </w:r>
      </w:ins>
      <w:r>
        <w:rPr>
          <w:lang w:eastAsia="x-none"/>
        </w:rPr>
        <w:t xml:space="preserve"> oder eine Fehlermeldung.</w:t>
      </w:r>
    </w:p>
    <w:p w14:paraId="7B3E46AD" w14:textId="775C5808" w:rsidR="00E32733" w:rsidRPr="00EB517A" w:rsidRDefault="00EB517A" w:rsidP="00FA1107">
      <w:pPr>
        <w:pStyle w:val="FlietextTH"/>
        <w:ind w:left="1276" w:hanging="1276"/>
        <w:rPr>
          <w:lang w:eastAsia="x-none"/>
        </w:rPr>
        <w:pPrChange w:id="81" w:author="Simson Example" w:date="2018-12-10T13:35:00Z">
          <w:pPr>
            <w:pStyle w:val="FlietextTH"/>
            <w:ind w:left="1276" w:hanging="1276"/>
          </w:pPr>
        </w:pPrChange>
      </w:pPr>
      <w:proofErr w:type="spellStart"/>
      <w:proofErr w:type="gramStart"/>
      <w:r w:rsidRPr="00EB517A">
        <w:rPr>
          <w:b/>
          <w:lang w:eastAsia="x-none"/>
        </w:rPr>
        <w:t>register</w:t>
      </w:r>
      <w:proofErr w:type="spellEnd"/>
      <w:r w:rsidRPr="00EB517A">
        <w:rPr>
          <w:b/>
          <w:lang w:eastAsia="x-none"/>
        </w:rPr>
        <w:t>(</w:t>
      </w:r>
      <w:proofErr w:type="gramEnd"/>
      <w:r>
        <w:rPr>
          <w:b/>
          <w:lang w:eastAsia="x-none"/>
        </w:rPr>
        <w:t>…</w:t>
      </w:r>
      <w:r w:rsidRPr="00EB517A">
        <w:rPr>
          <w:b/>
          <w:lang w:eastAsia="x-none"/>
        </w:rPr>
        <w:t>)</w:t>
      </w:r>
      <w:r w:rsidR="00334775">
        <w:rPr>
          <w:b/>
          <w:lang w:eastAsia="x-none"/>
        </w:rPr>
        <w:tab/>
      </w:r>
      <w:r w:rsidRPr="00EB517A">
        <w:rPr>
          <w:lang w:eastAsia="x-none"/>
        </w:rPr>
        <w:t>Die gegebenen Daten werden an den Server geschickt</w:t>
      </w:r>
      <w:ins w:id="82" w:author="Simson Example" w:date="2018-12-10T13:33:00Z">
        <w:r w:rsidR="00FA1107">
          <w:rPr>
            <w:lang w:eastAsia="x-none"/>
          </w:rPr>
          <w:t>.</w:t>
        </w:r>
      </w:ins>
      <w:del w:id="83" w:author="Simson Example" w:date="2018-12-10T13:33:00Z">
        <w:r w:rsidR="00595D05" w:rsidDel="00FA1107">
          <w:rPr>
            <w:lang w:eastAsia="x-none"/>
          </w:rPr>
          <w:delText>,</w:delText>
        </w:r>
      </w:del>
      <w:r w:rsidRPr="00EB517A">
        <w:rPr>
          <w:lang w:eastAsia="x-none"/>
        </w:rPr>
        <w:t xml:space="preserve"> </w:t>
      </w:r>
      <w:ins w:id="84" w:author="Simson Example" w:date="2018-12-10T13:35:00Z">
        <w:r w:rsidR="00FA1107">
          <w:rPr>
            <w:lang w:eastAsia="x-none"/>
          </w:rPr>
          <w:br/>
          <w:t xml:space="preserve">Als Antwort </w:t>
        </w:r>
      </w:ins>
      <w:ins w:id="85" w:author="Simson Example" w:date="2018-12-10T13:36:00Z">
        <w:r w:rsidR="00FA1107">
          <w:rPr>
            <w:lang w:eastAsia="x-none"/>
          </w:rPr>
          <w:t xml:space="preserve">werden entweder weitere </w:t>
        </w:r>
      </w:ins>
      <w:ins w:id="86" w:author="Simson Example" w:date="2018-12-10T13:37:00Z">
        <w:r w:rsidR="00FA1107">
          <w:rPr>
            <w:lang w:eastAsia="x-none"/>
          </w:rPr>
          <w:t xml:space="preserve">neu erzeugte </w:t>
        </w:r>
      </w:ins>
      <w:ins w:id="87" w:author="Simson Example" w:date="2018-12-10T13:36:00Z">
        <w:r w:rsidR="00FA1107">
          <w:rPr>
            <w:lang w:eastAsia="x-none"/>
          </w:rPr>
          <w:t>Benutzer-Daten oder eine Fehlernachricht geliefert.</w:t>
        </w:r>
      </w:ins>
      <w:del w:id="88" w:author="Simson Example" w:date="2018-12-10T13:33:00Z">
        <w:r w:rsidR="00595D05" w:rsidDel="00FA1107">
          <w:rPr>
            <w:lang w:eastAsia="x-none"/>
          </w:rPr>
          <w:delText>s</w:delText>
        </w:r>
      </w:del>
      <w:del w:id="89" w:author="Simson Example" w:date="2018-12-10T13:37:00Z">
        <w:r w:rsidR="00595D05" w:rsidDel="00FA1107">
          <w:rPr>
            <w:lang w:eastAsia="x-none"/>
          </w:rPr>
          <w:delText>eine Antwort entscheidet ob:</w:delText>
        </w:r>
        <w:r w:rsidRPr="00EB517A" w:rsidDel="00FA1107">
          <w:rPr>
            <w:lang w:eastAsia="x-none"/>
          </w:rPr>
          <w:delText xml:space="preserve"> </w:delText>
        </w:r>
        <w:r w:rsidR="00073125" w:rsidDel="00FA1107">
          <w:rPr>
            <w:lang w:eastAsia="x-none"/>
          </w:rPr>
          <w:delText>E</w:delText>
        </w:r>
        <w:r w:rsidRPr="00EB517A" w:rsidDel="00FA1107">
          <w:rPr>
            <w:lang w:eastAsia="x-none"/>
          </w:rPr>
          <w:delText>ntweder ein neues</w:delText>
        </w:r>
        <w:r w:rsidDel="00FA1107">
          <w:rPr>
            <w:lang w:eastAsia="x-none"/>
          </w:rPr>
          <w:delText xml:space="preserve"> </w:delText>
        </w:r>
      </w:del>
      <w:del w:id="90" w:author="Simson Example" w:date="2018-12-10T10:57:00Z">
        <w:r w:rsidR="00334775" w:rsidDel="0066343F">
          <w:rPr>
            <w:lang w:eastAsia="x-none"/>
          </w:rPr>
          <w:delText>"</w:delText>
        </w:r>
      </w:del>
      <w:del w:id="91" w:author="Simson Example" w:date="2018-12-10T13:37:00Z">
        <w:r w:rsidRPr="00EB517A" w:rsidDel="00FA1107">
          <w:rPr>
            <w:lang w:eastAsia="x-none"/>
          </w:rPr>
          <w:delText>Benutzer</w:delText>
        </w:r>
      </w:del>
      <w:del w:id="92" w:author="Simson Example" w:date="2018-12-10T10:57:00Z">
        <w:r w:rsidR="00334775" w:rsidDel="0066343F">
          <w:rPr>
            <w:lang w:eastAsia="x-none"/>
          </w:rPr>
          <w:delText>"</w:delText>
        </w:r>
      </w:del>
      <w:del w:id="93" w:author="Simson Example" w:date="2018-12-10T13:37:00Z">
        <w:r w:rsidRPr="00EB517A" w:rsidDel="00FA1107">
          <w:rPr>
            <w:lang w:eastAsia="x-none"/>
          </w:rPr>
          <w:delText>-Konto</w:delText>
        </w:r>
        <w:r w:rsidDel="00FA1107">
          <w:rPr>
            <w:lang w:eastAsia="x-none"/>
          </w:rPr>
          <w:delText xml:space="preserve"> an</w:delText>
        </w:r>
        <w:r w:rsidR="00073125" w:rsidDel="00FA1107">
          <w:rPr>
            <w:lang w:eastAsia="x-none"/>
          </w:rPr>
          <w:delText>gelegt wird und somit</w:delText>
        </w:r>
        <w:r w:rsidDel="00FA1107">
          <w:rPr>
            <w:lang w:eastAsia="x-none"/>
          </w:rPr>
          <w:delText xml:space="preserve"> dessen Daten</w:delText>
        </w:r>
        <w:r w:rsidR="00334775" w:rsidDel="00FA1107">
          <w:rPr>
            <w:lang w:eastAsia="x-none"/>
          </w:rPr>
          <w:delText xml:space="preserve"> </w:delText>
        </w:r>
        <w:r w:rsidR="00073125" w:rsidDel="00FA1107">
          <w:rPr>
            <w:lang w:eastAsia="x-none"/>
          </w:rPr>
          <w:delText>zurückgegeben werden</w:delText>
        </w:r>
        <w:r w:rsidR="00334775" w:rsidDel="00FA1107">
          <w:rPr>
            <w:lang w:eastAsia="x-none"/>
          </w:rPr>
          <w:delText xml:space="preserve"> </w:delText>
        </w:r>
        <w:r w:rsidDel="00FA1107">
          <w:rPr>
            <w:lang w:eastAsia="x-none"/>
          </w:rPr>
          <w:delText>oder eine</w:delText>
        </w:r>
        <w:r w:rsidR="00595D05" w:rsidDel="00FA1107">
          <w:rPr>
            <w:lang w:eastAsia="x-none"/>
          </w:rPr>
          <w:delText xml:space="preserve"> </w:delText>
        </w:r>
        <w:r w:rsidDel="00FA1107">
          <w:rPr>
            <w:lang w:eastAsia="x-none"/>
          </w:rPr>
          <w:delText xml:space="preserve">Fehlermeldung </w:delText>
        </w:r>
        <w:r w:rsidR="00073125" w:rsidDel="00FA1107">
          <w:rPr>
            <w:lang w:eastAsia="x-none"/>
          </w:rPr>
          <w:delText>zurückgegeben wird,</w:delText>
        </w:r>
        <w:r w:rsidDel="00FA1107">
          <w:rPr>
            <w:lang w:eastAsia="x-none"/>
          </w:rPr>
          <w:delText xml:space="preserve"> falls die Daten nicht korrekt sind bzw.</w:delText>
        </w:r>
        <w:r w:rsidR="00334775" w:rsidDel="00FA1107">
          <w:rPr>
            <w:lang w:eastAsia="x-none"/>
          </w:rPr>
          <w:delText xml:space="preserve"> </w:delText>
        </w:r>
        <w:r w:rsidDel="00FA1107">
          <w:rPr>
            <w:lang w:eastAsia="x-none"/>
          </w:rPr>
          <w:delText>der</w:delText>
        </w:r>
        <w:r w:rsidR="00073125" w:rsidDel="00FA1107">
          <w:rPr>
            <w:lang w:eastAsia="x-none"/>
          </w:rPr>
          <w:delText xml:space="preserve"> </w:delText>
        </w:r>
        <w:r w:rsidDel="00FA1107">
          <w:rPr>
            <w:lang w:eastAsia="x-none"/>
          </w:rPr>
          <w:delText>Name bereits</w:delText>
        </w:r>
        <w:r w:rsidR="00595D05" w:rsidDel="00FA1107">
          <w:rPr>
            <w:lang w:eastAsia="x-none"/>
          </w:rPr>
          <w:delText xml:space="preserve"> </w:delText>
        </w:r>
        <w:r w:rsidDel="00FA1107">
          <w:rPr>
            <w:lang w:eastAsia="x-none"/>
          </w:rPr>
          <w:delText>vergeben ist.</w:delText>
        </w:r>
      </w:del>
    </w:p>
    <w:p w14:paraId="2644ACD5" w14:textId="341887F7" w:rsidR="00B45579" w:rsidRDefault="00B45579" w:rsidP="00B45579">
      <w:pPr>
        <w:pStyle w:val="berschrift3"/>
        <w:spacing w:before="240" w:after="60"/>
      </w:pPr>
      <w:r>
        <w:t>Verhalten</w:t>
      </w:r>
    </w:p>
    <w:p w14:paraId="71977E5C" w14:textId="40C2F6F3" w:rsidR="00B45579" w:rsidRDefault="00FA1107" w:rsidP="00FF41A5">
      <w:pPr>
        <w:pStyle w:val="FlietextTH"/>
        <w:jc w:val="center"/>
        <w:rPr>
          <w:lang w:eastAsia="x-none"/>
        </w:rPr>
      </w:pPr>
      <w:ins w:id="94" w:author="Simson Example" w:date="2018-12-10T13:42:00Z">
        <w:r>
          <w:rPr>
            <w:noProof/>
            <w:lang w:eastAsia="x-none"/>
          </w:rPr>
          <w:drawing>
            <wp:inline distT="0" distB="0" distL="0" distR="0" wp14:anchorId="1288965B" wp14:editId="07499C12">
              <wp:extent cx="2665730" cy="1919326"/>
              <wp:effectExtent l="0" t="0" r="1270"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ildschirmfoto 2018-12-10 um 13.42.06.png"/>
                      <pic:cNvPicPr/>
                    </pic:nvPicPr>
                    <pic:blipFill>
                      <a:blip r:embed="rId16">
                        <a:extLst>
                          <a:ext uri="{28A0092B-C50C-407E-A947-70E740481C1C}">
                            <a14:useLocalDpi xmlns:a14="http://schemas.microsoft.com/office/drawing/2010/main" val="0"/>
                          </a:ext>
                        </a:extLst>
                      </a:blip>
                      <a:stretch>
                        <a:fillRect/>
                      </a:stretch>
                    </pic:blipFill>
                    <pic:spPr>
                      <a:xfrm>
                        <a:off x="0" y="0"/>
                        <a:ext cx="2686545" cy="1934313"/>
                      </a:xfrm>
                      <a:prstGeom prst="rect">
                        <a:avLst/>
                      </a:prstGeom>
                    </pic:spPr>
                  </pic:pic>
                </a:graphicData>
              </a:graphic>
            </wp:inline>
          </w:drawing>
        </w:r>
      </w:ins>
      <w:del w:id="95" w:author="Simson Example" w:date="2018-12-09T18:50:00Z">
        <w:r w:rsidR="00045D71" w:rsidDel="00732E5F">
          <w:rPr>
            <w:noProof/>
            <w:lang w:eastAsia="x-none"/>
          </w:rPr>
          <w:drawing>
            <wp:inline distT="0" distB="0" distL="0" distR="0" wp14:anchorId="1A6E329A" wp14:editId="4F38A2B0">
              <wp:extent cx="3009013" cy="2074675"/>
              <wp:effectExtent l="0" t="0" r="1270" b="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Bildschirmfoto 2018-12-07 um 15.19.26.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45222" cy="2099640"/>
                      </a:xfrm>
                      <a:prstGeom prst="rect">
                        <a:avLst/>
                      </a:prstGeom>
                    </pic:spPr>
                  </pic:pic>
                </a:graphicData>
              </a:graphic>
            </wp:inline>
          </w:drawing>
        </w:r>
      </w:del>
    </w:p>
    <w:p w14:paraId="488DCF47" w14:textId="2C24D3E4" w:rsidR="00C12AD8" w:rsidRDefault="00C12AD8" w:rsidP="00C12AD8">
      <w:pPr>
        <w:pStyle w:val="FlietextTH"/>
        <w:jc w:val="center"/>
        <w:rPr>
          <w:lang w:eastAsia="x-none"/>
        </w:rPr>
      </w:pPr>
      <w:r>
        <w:rPr>
          <w:lang w:eastAsia="x-none"/>
        </w:rPr>
        <w:t>Abbildung 3.2:</w:t>
      </w:r>
      <w:r w:rsidR="00EB517A">
        <w:rPr>
          <w:lang w:eastAsia="x-none"/>
        </w:rPr>
        <w:t xml:space="preserve"> Zustandsdiagramm der Komponente</w:t>
      </w:r>
    </w:p>
    <w:p w14:paraId="1BE19E68" w14:textId="77777777" w:rsidR="00CA61A4" w:rsidRDefault="00CA61A4" w:rsidP="00C12AD8">
      <w:pPr>
        <w:pStyle w:val="FlietextTH"/>
        <w:jc w:val="center"/>
        <w:rPr>
          <w:lang w:eastAsia="x-none"/>
        </w:rPr>
      </w:pPr>
    </w:p>
    <w:p w14:paraId="2555CBE3" w14:textId="318E07AC" w:rsidR="0064114B" w:rsidRDefault="00C12AD8" w:rsidP="0064114B">
      <w:pPr>
        <w:pStyle w:val="FlietextTH"/>
        <w:rPr>
          <w:lang w:eastAsia="x-none"/>
        </w:rPr>
      </w:pPr>
      <w:r>
        <w:rPr>
          <w:lang w:eastAsia="x-none"/>
        </w:rPr>
        <w:t xml:space="preserve">Die Komponente </w:t>
      </w:r>
      <w:r w:rsidR="0064114B">
        <w:rPr>
          <w:lang w:eastAsia="x-none"/>
        </w:rPr>
        <w:t>"</w:t>
      </w:r>
      <w:proofErr w:type="spellStart"/>
      <w:r w:rsidR="000B19B1" w:rsidRPr="0066343F">
        <w:rPr>
          <w:i/>
          <w:lang w:eastAsia="x-none"/>
          <w:rPrChange w:id="96" w:author="Simson Example" w:date="2018-12-10T10:56:00Z">
            <w:rPr>
              <w:lang w:eastAsia="x-none"/>
            </w:rPr>
          </w:rPrChange>
        </w:rPr>
        <w:t>AuthenticationService</w:t>
      </w:r>
      <w:proofErr w:type="spellEnd"/>
      <w:r w:rsidR="0064114B">
        <w:rPr>
          <w:lang w:eastAsia="x-none"/>
        </w:rPr>
        <w:t>"</w:t>
      </w:r>
      <w:r w:rsidR="000B19B1">
        <w:rPr>
          <w:lang w:eastAsia="x-none"/>
        </w:rPr>
        <w:t xml:space="preserve"> soll die Zustände </w:t>
      </w:r>
      <w:r w:rsidR="0064114B">
        <w:rPr>
          <w:lang w:eastAsia="x-none"/>
        </w:rPr>
        <w:t>"</w:t>
      </w:r>
      <w:r w:rsidR="000B19B1">
        <w:rPr>
          <w:lang w:eastAsia="x-none"/>
        </w:rPr>
        <w:t>authentifiziert</w:t>
      </w:r>
      <w:r w:rsidR="0064114B">
        <w:rPr>
          <w:lang w:eastAsia="x-none"/>
        </w:rPr>
        <w:t>"</w:t>
      </w:r>
      <w:r w:rsidR="000B19B1">
        <w:rPr>
          <w:lang w:eastAsia="x-none"/>
        </w:rPr>
        <w:t xml:space="preserve"> und </w:t>
      </w:r>
      <w:r w:rsidR="0064114B">
        <w:rPr>
          <w:lang w:eastAsia="x-none"/>
        </w:rPr>
        <w:t xml:space="preserve">"nicht </w:t>
      </w:r>
      <w:r w:rsidR="000B19B1">
        <w:rPr>
          <w:lang w:eastAsia="x-none"/>
        </w:rPr>
        <w:t>authentifiziert</w:t>
      </w:r>
      <w:r w:rsidR="0064114B">
        <w:rPr>
          <w:lang w:eastAsia="x-none"/>
        </w:rPr>
        <w:t>"</w:t>
      </w:r>
      <w:r w:rsidR="000B19B1">
        <w:rPr>
          <w:lang w:eastAsia="x-none"/>
        </w:rPr>
        <w:t xml:space="preserve"> </w:t>
      </w:r>
      <w:ins w:id="97" w:author="Simson Example" w:date="2018-12-10T14:01:00Z">
        <w:r w:rsidR="006251F2">
          <w:rPr>
            <w:lang w:eastAsia="x-none"/>
          </w:rPr>
          <w:t>erhalten</w:t>
        </w:r>
      </w:ins>
      <w:del w:id="98" w:author="Simson Example" w:date="2018-12-10T14:01:00Z">
        <w:r w:rsidR="00073125" w:rsidDel="006251F2">
          <w:rPr>
            <w:lang w:eastAsia="x-none"/>
          </w:rPr>
          <w:delText>verwalten</w:delText>
        </w:r>
      </w:del>
      <w:r>
        <w:rPr>
          <w:lang w:eastAsia="x-none"/>
        </w:rPr>
        <w:t xml:space="preserve"> können. Die möglichen Zustandsübergänge sind im Zustandsdiagramm in Abbildung </w:t>
      </w:r>
      <w:r w:rsidR="00EB517A">
        <w:rPr>
          <w:lang w:eastAsia="x-none"/>
        </w:rPr>
        <w:t>3.</w:t>
      </w:r>
      <w:ins w:id="99" w:author="Simson Example" w:date="2018-12-10T13:40:00Z">
        <w:r w:rsidR="00FA1107">
          <w:rPr>
            <w:lang w:eastAsia="x-none"/>
          </w:rPr>
          <w:t>2</w:t>
        </w:r>
      </w:ins>
      <w:del w:id="100" w:author="Simson Example" w:date="2018-12-10T13:40:00Z">
        <w:r w:rsidR="00EB517A" w:rsidDel="00FA1107">
          <w:rPr>
            <w:lang w:eastAsia="x-none"/>
          </w:rPr>
          <w:delText>1</w:delText>
        </w:r>
      </w:del>
      <w:r w:rsidR="00EB517A">
        <w:rPr>
          <w:lang w:eastAsia="x-none"/>
        </w:rPr>
        <w:t xml:space="preserve"> dargestellt. Die Zustandsübergänge werden durch die Implementierung der </w:t>
      </w:r>
      <w:r w:rsidR="00595D05">
        <w:rPr>
          <w:lang w:eastAsia="x-none"/>
        </w:rPr>
        <w:t xml:space="preserve">beiden Komponenten </w:t>
      </w:r>
      <w:r w:rsidR="0064114B">
        <w:rPr>
          <w:lang w:eastAsia="x-none"/>
        </w:rPr>
        <w:t>"</w:t>
      </w:r>
      <w:proofErr w:type="spellStart"/>
      <w:r w:rsidR="00595D05" w:rsidRPr="0066343F">
        <w:rPr>
          <w:i/>
          <w:lang w:eastAsia="x-none"/>
          <w:rPrChange w:id="101" w:author="Simson Example" w:date="2018-12-10T10:56:00Z">
            <w:rPr>
              <w:lang w:eastAsia="x-none"/>
            </w:rPr>
          </w:rPrChange>
        </w:rPr>
        <w:t>AuthenticationService</w:t>
      </w:r>
      <w:proofErr w:type="spellEnd"/>
      <w:r w:rsidR="0064114B">
        <w:rPr>
          <w:lang w:eastAsia="x-none"/>
        </w:rPr>
        <w:t>"</w:t>
      </w:r>
      <w:r w:rsidR="00595D05">
        <w:rPr>
          <w:lang w:eastAsia="x-none"/>
        </w:rPr>
        <w:t xml:space="preserve"> (Client) und </w:t>
      </w:r>
      <w:r w:rsidR="0064114B">
        <w:rPr>
          <w:lang w:eastAsia="x-none"/>
        </w:rPr>
        <w:t>"</w:t>
      </w:r>
      <w:r w:rsidR="00595D05" w:rsidRPr="0066343F">
        <w:rPr>
          <w:i/>
          <w:lang w:eastAsia="x-none"/>
          <w:rPrChange w:id="102" w:author="Simson Example" w:date="2018-12-10T10:57:00Z">
            <w:rPr>
              <w:lang w:eastAsia="x-none"/>
            </w:rPr>
          </w:rPrChange>
        </w:rPr>
        <w:t>Authentication</w:t>
      </w:r>
      <w:r w:rsidR="0064114B">
        <w:rPr>
          <w:lang w:eastAsia="x-none"/>
        </w:rPr>
        <w:t>"</w:t>
      </w:r>
      <w:r w:rsidR="00595D05">
        <w:rPr>
          <w:lang w:eastAsia="x-none"/>
        </w:rPr>
        <w:t xml:space="preserve"> (Server) realisiert.</w:t>
      </w:r>
      <w:r w:rsidR="0064114B">
        <w:rPr>
          <w:lang w:eastAsia="x-none"/>
        </w:rPr>
        <w:br w:type="page"/>
      </w:r>
    </w:p>
    <w:p w14:paraId="54B4E7E1" w14:textId="512DC26F" w:rsidR="00B45579" w:rsidRDefault="00F779AF" w:rsidP="00F73BA9">
      <w:pPr>
        <w:pStyle w:val="berschrift2"/>
        <w:spacing w:before="360" w:after="120"/>
      </w:pPr>
      <w:r>
        <w:lastRenderedPageBreak/>
        <w:t>Auto</w:t>
      </w:r>
      <w:r w:rsidR="00F73BA9">
        <w:t xml:space="preserve"> (Client)</w:t>
      </w:r>
    </w:p>
    <w:p w14:paraId="0D103135" w14:textId="5C7937B3" w:rsidR="00B45579" w:rsidRDefault="00B45579" w:rsidP="00B45579">
      <w:pPr>
        <w:pStyle w:val="berschrift3"/>
        <w:spacing w:before="240" w:after="60"/>
      </w:pPr>
      <w:r>
        <w:t>Funktion</w:t>
      </w:r>
    </w:p>
    <w:p w14:paraId="315AA279" w14:textId="53718DA3" w:rsidR="00553B4E" w:rsidRPr="00553B4E" w:rsidRDefault="00553B4E" w:rsidP="00553B4E">
      <w:pPr>
        <w:pStyle w:val="FlietextTH"/>
        <w:rPr>
          <w:lang w:eastAsia="x-none"/>
        </w:rPr>
      </w:pPr>
      <w:r w:rsidRPr="00F07F06">
        <w:rPr>
          <w:lang w:eastAsia="x-none"/>
        </w:rPr>
        <w:t xml:space="preserve">Diese Komponente </w:t>
      </w:r>
      <w:r>
        <w:rPr>
          <w:lang w:eastAsia="x-none"/>
        </w:rPr>
        <w:t>realisiert selbst keine Anwendungsfälle und besitzt auch keine GUI. Sie ist die Schnittstelle zwischen der Server-</w:t>
      </w:r>
      <w:r w:rsidR="0064114B">
        <w:rPr>
          <w:lang w:eastAsia="x-none"/>
        </w:rPr>
        <w:t>"</w:t>
      </w:r>
      <w:r w:rsidR="000E7AA8" w:rsidRPr="000E7AA8">
        <w:rPr>
          <w:i/>
          <w:lang w:eastAsia="x-none"/>
        </w:rPr>
        <w:t>Auto</w:t>
      </w:r>
      <w:r w:rsidR="0064114B" w:rsidRPr="0064114B">
        <w:rPr>
          <w:lang w:eastAsia="x-none"/>
        </w:rPr>
        <w:t>"</w:t>
      </w:r>
      <w:r w:rsidR="000E7AA8">
        <w:rPr>
          <w:lang w:eastAsia="x-none"/>
        </w:rPr>
        <w:t>-</w:t>
      </w:r>
      <w:r>
        <w:rPr>
          <w:lang w:eastAsia="x-none"/>
        </w:rPr>
        <w:t xml:space="preserve"> und Client-</w:t>
      </w:r>
      <w:r w:rsidR="0064114B">
        <w:rPr>
          <w:lang w:eastAsia="x-none"/>
        </w:rPr>
        <w:t>"</w:t>
      </w:r>
      <w:proofErr w:type="spellStart"/>
      <w:r w:rsidR="00F779AF">
        <w:rPr>
          <w:i/>
          <w:lang w:eastAsia="x-none"/>
        </w:rPr>
        <w:t>Auto</w:t>
      </w:r>
      <w:r w:rsidR="000E7AA8">
        <w:rPr>
          <w:i/>
          <w:lang w:eastAsia="x-none"/>
        </w:rPr>
        <w:t>Service</w:t>
      </w:r>
      <w:proofErr w:type="spellEnd"/>
      <w:r w:rsidR="0064114B">
        <w:rPr>
          <w:lang w:eastAsia="x-none"/>
        </w:rPr>
        <w:t>"</w:t>
      </w:r>
      <w:r>
        <w:rPr>
          <w:lang w:eastAsia="x-none"/>
        </w:rPr>
        <w:t>-Komponente.</w:t>
      </w:r>
    </w:p>
    <w:p w14:paraId="5FEC0BA9" w14:textId="4568A755" w:rsidR="00601F34" w:rsidRPr="00601F34" w:rsidRDefault="00B45579" w:rsidP="00601F34">
      <w:pPr>
        <w:pStyle w:val="berschrift3"/>
        <w:spacing w:before="240" w:after="60"/>
      </w:pPr>
      <w:r>
        <w:t>Schnittstellen</w:t>
      </w:r>
    </w:p>
    <w:p w14:paraId="61ED6EC1" w14:textId="5AE8320E" w:rsidR="00190347" w:rsidRDefault="00601F34" w:rsidP="00601F34">
      <w:pPr>
        <w:pStyle w:val="FlietextTH"/>
        <w:jc w:val="center"/>
        <w:rPr>
          <w:lang w:eastAsia="x-none"/>
        </w:rPr>
      </w:pPr>
      <w:r>
        <w:rPr>
          <w:noProof/>
          <w:lang w:eastAsia="x-none"/>
        </w:rPr>
        <w:drawing>
          <wp:inline distT="0" distB="0" distL="0" distR="0" wp14:anchorId="0D5F4E5F" wp14:editId="7EBD86C8">
            <wp:extent cx="3778964" cy="1059255"/>
            <wp:effectExtent l="0" t="0" r="5715" b="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ildschirmfoto 2018-12-06 um 22.13.35.png"/>
                    <pic:cNvPicPr/>
                  </pic:nvPicPr>
                  <pic:blipFill>
                    <a:blip r:embed="rId18">
                      <a:extLst>
                        <a:ext uri="{28A0092B-C50C-407E-A947-70E740481C1C}">
                          <a14:useLocalDpi xmlns:a14="http://schemas.microsoft.com/office/drawing/2010/main" val="0"/>
                        </a:ext>
                      </a:extLst>
                    </a:blip>
                    <a:stretch>
                      <a:fillRect/>
                    </a:stretch>
                  </pic:blipFill>
                  <pic:spPr>
                    <a:xfrm>
                      <a:off x="0" y="0"/>
                      <a:ext cx="3785950" cy="1061213"/>
                    </a:xfrm>
                    <a:prstGeom prst="rect">
                      <a:avLst/>
                    </a:prstGeom>
                  </pic:spPr>
                </pic:pic>
              </a:graphicData>
            </a:graphic>
          </wp:inline>
        </w:drawing>
      </w:r>
      <w:r>
        <w:rPr>
          <w:lang w:eastAsia="x-none"/>
        </w:rPr>
        <w:br/>
      </w:r>
      <w:r w:rsidR="00190347">
        <w:rPr>
          <w:lang w:eastAsia="x-none"/>
        </w:rPr>
        <w:t>Abbildung 3.3: Implementierung der Schnittstellen-</w:t>
      </w:r>
      <w:r w:rsidR="00CE6945">
        <w:rPr>
          <w:lang w:eastAsia="x-none"/>
        </w:rPr>
        <w:t>Funktionen</w:t>
      </w:r>
      <w:r w:rsidR="00190347">
        <w:rPr>
          <w:lang w:eastAsia="x-none"/>
        </w:rPr>
        <w:t xml:space="preserve"> von </w:t>
      </w:r>
      <w:proofErr w:type="spellStart"/>
      <w:r w:rsidR="00190347">
        <w:rPr>
          <w:lang w:eastAsia="x-none"/>
        </w:rPr>
        <w:t>AutoService</w:t>
      </w:r>
      <w:proofErr w:type="spellEnd"/>
    </w:p>
    <w:p w14:paraId="18D53C8C" w14:textId="77777777" w:rsidR="0064114B" w:rsidRPr="004F0875" w:rsidRDefault="0064114B" w:rsidP="00601F34">
      <w:pPr>
        <w:pStyle w:val="FlietextTH"/>
        <w:jc w:val="center"/>
        <w:rPr>
          <w:lang w:eastAsia="x-none"/>
        </w:rPr>
      </w:pPr>
    </w:p>
    <w:p w14:paraId="51E17D5D" w14:textId="086FF3BB" w:rsidR="00190347" w:rsidRPr="0064114B" w:rsidRDefault="00190347" w:rsidP="00190347">
      <w:pPr>
        <w:pStyle w:val="FlietextTH"/>
        <w:rPr>
          <w:lang w:eastAsia="x-none"/>
        </w:rPr>
      </w:pPr>
      <w:r w:rsidRPr="0064114B">
        <w:rPr>
          <w:lang w:eastAsia="x-none"/>
        </w:rPr>
        <w:t xml:space="preserve">Die </w:t>
      </w:r>
      <w:r w:rsidR="00CE6945" w:rsidRPr="0064114B">
        <w:rPr>
          <w:lang w:eastAsia="x-none"/>
        </w:rPr>
        <w:t>Funktionen</w:t>
      </w:r>
      <w:r w:rsidRPr="0064114B">
        <w:rPr>
          <w:lang w:eastAsia="x-none"/>
        </w:rPr>
        <w:t xml:space="preserve"> der </w:t>
      </w:r>
      <w:r w:rsidR="0064114B">
        <w:rPr>
          <w:lang w:eastAsia="x-none"/>
        </w:rPr>
        <w:t>Ko</w:t>
      </w:r>
      <w:ins w:id="103" w:author="Simson Example" w:date="2018-12-10T13:47:00Z">
        <w:r w:rsidR="002B01E9">
          <w:rPr>
            <w:lang w:eastAsia="x-none"/>
          </w:rPr>
          <w:t>m</w:t>
        </w:r>
      </w:ins>
      <w:del w:id="104" w:author="Simson Example" w:date="2018-12-10T13:47:00Z">
        <w:r w:rsidR="0064114B" w:rsidDel="002B01E9">
          <w:rPr>
            <w:lang w:eastAsia="x-none"/>
          </w:rPr>
          <w:delText>n</w:delText>
        </w:r>
      </w:del>
      <w:r w:rsidR="0064114B">
        <w:rPr>
          <w:lang w:eastAsia="x-none"/>
        </w:rPr>
        <w:t>pone</w:t>
      </w:r>
      <w:ins w:id="105" w:author="Simson Example" w:date="2018-12-10T13:47:00Z">
        <w:r w:rsidR="002B01E9">
          <w:rPr>
            <w:lang w:eastAsia="x-none"/>
          </w:rPr>
          <w:t>n</w:t>
        </w:r>
      </w:ins>
      <w:del w:id="106" w:author="Simson Example" w:date="2018-12-10T13:47:00Z">
        <w:r w:rsidR="0064114B" w:rsidDel="002B01E9">
          <w:rPr>
            <w:lang w:eastAsia="x-none"/>
          </w:rPr>
          <w:delText>m</w:delText>
        </w:r>
      </w:del>
      <w:r w:rsidR="0064114B">
        <w:rPr>
          <w:lang w:eastAsia="x-none"/>
        </w:rPr>
        <w:t>te</w:t>
      </w:r>
      <w:r w:rsidRPr="0064114B">
        <w:rPr>
          <w:lang w:eastAsia="x-none"/>
        </w:rPr>
        <w:t xml:space="preserve"> "</w:t>
      </w:r>
      <w:proofErr w:type="spellStart"/>
      <w:r w:rsidRPr="0066343F">
        <w:rPr>
          <w:i/>
          <w:lang w:eastAsia="x-none"/>
          <w:rPrChange w:id="107" w:author="Simson Example" w:date="2018-12-10T10:56:00Z">
            <w:rPr>
              <w:lang w:eastAsia="x-none"/>
            </w:rPr>
          </w:rPrChange>
        </w:rPr>
        <w:t>AutoService</w:t>
      </w:r>
      <w:proofErr w:type="spellEnd"/>
      <w:r w:rsidRPr="0064114B">
        <w:rPr>
          <w:lang w:eastAsia="x-none"/>
        </w:rPr>
        <w:t xml:space="preserve">" in dem Package </w:t>
      </w:r>
      <w:r w:rsidR="0064114B">
        <w:rPr>
          <w:lang w:eastAsia="x-none"/>
        </w:rPr>
        <w:t>"</w:t>
      </w:r>
      <w:r w:rsidRPr="0066343F">
        <w:rPr>
          <w:i/>
          <w:lang w:eastAsia="x-none"/>
          <w:rPrChange w:id="108" w:author="Simson Example" w:date="2018-12-10T10:56:00Z">
            <w:rPr>
              <w:lang w:eastAsia="x-none"/>
            </w:rPr>
          </w:rPrChange>
        </w:rPr>
        <w:t>Services</w:t>
      </w:r>
      <w:r w:rsidR="0064114B">
        <w:rPr>
          <w:lang w:eastAsia="x-none"/>
        </w:rPr>
        <w:t>"</w:t>
      </w:r>
      <w:r w:rsidRPr="0064114B">
        <w:rPr>
          <w:lang w:eastAsia="x-none"/>
        </w:rPr>
        <w:t xml:space="preserve"> bilden Schnittstellen für die </w:t>
      </w:r>
      <w:r w:rsidR="00F60353" w:rsidRPr="0064114B">
        <w:rPr>
          <w:lang w:eastAsia="x-none"/>
        </w:rPr>
        <w:t>GUI-</w:t>
      </w:r>
      <w:r w:rsidRPr="0064114B">
        <w:rPr>
          <w:lang w:eastAsia="x-none"/>
        </w:rPr>
        <w:t xml:space="preserve">Komponente: </w:t>
      </w:r>
      <w:r w:rsidR="0064114B">
        <w:rPr>
          <w:lang w:eastAsia="x-none"/>
        </w:rPr>
        <w:t>"</w:t>
      </w:r>
      <w:r w:rsidRPr="0066343F">
        <w:rPr>
          <w:i/>
          <w:lang w:eastAsia="x-none"/>
          <w:rPrChange w:id="109" w:author="Simson Example" w:date="2018-12-10T10:59:00Z">
            <w:rPr>
              <w:lang w:eastAsia="x-none"/>
            </w:rPr>
          </w:rPrChange>
        </w:rPr>
        <w:t>Autos</w:t>
      </w:r>
      <w:r w:rsidR="0064114B">
        <w:rPr>
          <w:lang w:eastAsia="x-none"/>
        </w:rPr>
        <w:t>"</w:t>
      </w:r>
      <w:r w:rsidRPr="0064114B">
        <w:rPr>
          <w:lang w:eastAsia="x-none"/>
        </w:rPr>
        <w:t>.</w:t>
      </w:r>
    </w:p>
    <w:p w14:paraId="0796C927" w14:textId="26C5FC20" w:rsidR="002B01E9" w:rsidRPr="00334775" w:rsidRDefault="002B01E9" w:rsidP="002B01E9">
      <w:pPr>
        <w:pStyle w:val="FlietextTH"/>
        <w:rPr>
          <w:ins w:id="110" w:author="Simson Example" w:date="2018-12-10T13:48:00Z"/>
          <w:lang w:eastAsia="x-none"/>
        </w:rPr>
      </w:pPr>
      <w:ins w:id="111" w:author="Simson Example" w:date="2018-12-10T13:48:00Z">
        <w:r>
          <w:rPr>
            <w:lang w:eastAsia="x-none"/>
          </w:rPr>
          <w:t xml:space="preserve">Da die </w:t>
        </w:r>
        <w:r w:rsidRPr="00334775">
          <w:rPr>
            <w:lang w:eastAsia="x-none"/>
          </w:rPr>
          <w:t xml:space="preserve">Funktionen der Komponente Observable (Beobachtbar) </w:t>
        </w:r>
        <w:r>
          <w:rPr>
            <w:lang w:eastAsia="x-none"/>
          </w:rPr>
          <w:t xml:space="preserve">sind, </w:t>
        </w:r>
        <w:r w:rsidRPr="00334775">
          <w:rPr>
            <w:lang w:eastAsia="x-none"/>
          </w:rPr>
          <w:t xml:space="preserve">sorgen </w:t>
        </w:r>
        <w:r>
          <w:rPr>
            <w:lang w:eastAsia="x-none"/>
          </w:rPr>
          <w:t>sie bei</w:t>
        </w:r>
        <w:r w:rsidRPr="00334775">
          <w:rPr>
            <w:lang w:eastAsia="x-none"/>
          </w:rPr>
          <w:t xml:space="preserve"> Beobachter</w:t>
        </w:r>
        <w:r>
          <w:rPr>
            <w:lang w:eastAsia="x-none"/>
          </w:rPr>
          <w:t>n</w:t>
        </w:r>
        <w:r w:rsidRPr="00334775">
          <w:rPr>
            <w:lang w:eastAsia="x-none"/>
          </w:rPr>
          <w:t xml:space="preserve"> für </w:t>
        </w:r>
        <w:r>
          <w:rPr>
            <w:lang w:eastAsia="x-none"/>
          </w:rPr>
          <w:t>A</w:t>
        </w:r>
        <w:r w:rsidRPr="00334775">
          <w:rPr>
            <w:lang w:eastAsia="x-none"/>
          </w:rPr>
          <w:t>ktualisier</w:t>
        </w:r>
        <w:r>
          <w:rPr>
            <w:lang w:eastAsia="x-none"/>
          </w:rPr>
          <w:t>v</w:t>
        </w:r>
        <w:r w:rsidRPr="00334775">
          <w:rPr>
            <w:lang w:eastAsia="x-none"/>
          </w:rPr>
          <w:t>orgänge falls Änderungen zu erkennen sind.</w:t>
        </w:r>
      </w:ins>
    </w:p>
    <w:p w14:paraId="2817CDAD" w14:textId="58D1E6F9" w:rsidR="001F296E" w:rsidRPr="0064114B" w:rsidDel="002B01E9" w:rsidRDefault="001F296E" w:rsidP="001F296E">
      <w:pPr>
        <w:pStyle w:val="FlietextTH"/>
        <w:rPr>
          <w:del w:id="112" w:author="Simson Example" w:date="2018-12-10T13:48:00Z"/>
          <w:lang w:eastAsia="x-none"/>
        </w:rPr>
      </w:pPr>
      <w:del w:id="113" w:author="Simson Example" w:date="2018-12-10T13:48:00Z">
        <w:r w:rsidRPr="0064114B" w:rsidDel="002B01E9">
          <w:rPr>
            <w:lang w:eastAsia="x-none"/>
          </w:rPr>
          <w:delText>Aufgrund der Möglichkeit, dass die Funktionen der Komponente Observable (=Beobachtbar) sind, sorgen diese bei Beobachtern für aktualisier Vorgängen falls Änderungen zu erkennen sind.</w:delText>
        </w:r>
      </w:del>
    </w:p>
    <w:p w14:paraId="5CC3780D" w14:textId="75385C81" w:rsidR="00190347" w:rsidRDefault="00CE6945" w:rsidP="0064114B">
      <w:pPr>
        <w:pStyle w:val="FlietextTH"/>
        <w:ind w:left="1843" w:hanging="1843"/>
        <w:rPr>
          <w:lang w:eastAsia="x-none"/>
        </w:rPr>
      </w:pPr>
      <w:proofErr w:type="spellStart"/>
      <w:proofErr w:type="gramStart"/>
      <w:r w:rsidRPr="00FC09B8">
        <w:rPr>
          <w:b/>
          <w:lang w:eastAsia="x-none"/>
        </w:rPr>
        <w:t>getFilter</w:t>
      </w:r>
      <w:proofErr w:type="spellEnd"/>
      <w:r w:rsidR="00F60353">
        <w:rPr>
          <w:b/>
          <w:lang w:eastAsia="x-none"/>
        </w:rPr>
        <w:t xml:space="preserve">( </w:t>
      </w:r>
      <w:r w:rsidRPr="00FC09B8">
        <w:rPr>
          <w:b/>
          <w:lang w:eastAsia="x-none"/>
        </w:rPr>
        <w:t>)</w:t>
      </w:r>
      <w:proofErr w:type="gramEnd"/>
      <w:r w:rsidR="0064114B">
        <w:rPr>
          <w:b/>
          <w:lang w:eastAsia="x-none"/>
        </w:rPr>
        <w:tab/>
      </w:r>
      <w:r w:rsidR="00932460">
        <w:rPr>
          <w:lang w:eastAsia="x-none"/>
        </w:rPr>
        <w:t>Liefert</w:t>
      </w:r>
      <w:r w:rsidR="00096F34">
        <w:rPr>
          <w:lang w:eastAsia="x-none"/>
        </w:rPr>
        <w:t xml:space="preserve"> eine Liste </w:t>
      </w:r>
      <w:r w:rsidR="00EA7B2F">
        <w:rPr>
          <w:lang w:eastAsia="x-none"/>
        </w:rPr>
        <w:t>von</w:t>
      </w:r>
      <w:r w:rsidR="00096F34">
        <w:rPr>
          <w:lang w:eastAsia="x-none"/>
        </w:rPr>
        <w:t xml:space="preserve"> </w:t>
      </w:r>
      <w:r w:rsidR="00FC09B8">
        <w:rPr>
          <w:lang w:eastAsia="x-none"/>
        </w:rPr>
        <w:t>Filtern zurück</w:t>
      </w:r>
      <w:r w:rsidR="00096F34">
        <w:rPr>
          <w:lang w:eastAsia="x-none"/>
        </w:rPr>
        <w:t xml:space="preserve"> </w:t>
      </w:r>
      <w:r w:rsidR="00932460">
        <w:rPr>
          <w:lang w:eastAsia="x-none"/>
        </w:rPr>
        <w:t xml:space="preserve">die vom Server </w:t>
      </w:r>
      <w:r w:rsidR="00A901BA">
        <w:rPr>
          <w:lang w:eastAsia="x-none"/>
        </w:rPr>
        <w:t>angeboten</w:t>
      </w:r>
      <w:r w:rsidR="00932460">
        <w:rPr>
          <w:lang w:eastAsia="x-none"/>
        </w:rPr>
        <w:t xml:space="preserve"> werden </w:t>
      </w:r>
      <w:r w:rsidR="00FC09B8">
        <w:rPr>
          <w:lang w:eastAsia="x-none"/>
        </w:rPr>
        <w:t>oder eine</w:t>
      </w:r>
      <w:r w:rsidR="0064114B">
        <w:rPr>
          <w:lang w:eastAsia="x-none"/>
        </w:rPr>
        <w:t xml:space="preserve"> </w:t>
      </w:r>
      <w:r w:rsidR="00FC09B8">
        <w:rPr>
          <w:lang w:eastAsia="x-none"/>
        </w:rPr>
        <w:t xml:space="preserve">Fehlermeldung falls </w:t>
      </w:r>
      <w:del w:id="114" w:author="Simson Example" w:date="2018-12-10T13:49:00Z">
        <w:r w:rsidR="00FC09B8" w:rsidDel="002B01E9">
          <w:rPr>
            <w:lang w:eastAsia="x-none"/>
          </w:rPr>
          <w:delText>keine Filter zurück</w:delText>
        </w:r>
        <w:r w:rsidR="00932460" w:rsidDel="002B01E9">
          <w:rPr>
            <w:lang w:eastAsia="x-none"/>
          </w:rPr>
          <w:delText xml:space="preserve"> </w:delText>
        </w:r>
        <w:r w:rsidR="00FC09B8" w:rsidDel="002B01E9">
          <w:rPr>
            <w:lang w:eastAsia="x-none"/>
          </w:rPr>
          <w:delText>zu geben sind</w:delText>
        </w:r>
      </w:del>
      <w:ins w:id="115" w:author="Simson Example" w:date="2018-12-10T13:49:00Z">
        <w:r w:rsidR="002B01E9">
          <w:rPr>
            <w:lang w:eastAsia="x-none"/>
          </w:rPr>
          <w:t>die Liste leer ist</w:t>
        </w:r>
      </w:ins>
      <w:r w:rsidR="00FC09B8">
        <w:rPr>
          <w:lang w:eastAsia="x-none"/>
        </w:rPr>
        <w:t>.</w:t>
      </w:r>
    </w:p>
    <w:p w14:paraId="35DC4B3A" w14:textId="4F2231B6" w:rsidR="00EA7B2F" w:rsidRDefault="00EA7B2F" w:rsidP="0064114B">
      <w:pPr>
        <w:pStyle w:val="FlietextTH"/>
        <w:ind w:left="1843" w:hanging="1843"/>
        <w:rPr>
          <w:lang w:eastAsia="x-none"/>
        </w:rPr>
      </w:pPr>
      <w:proofErr w:type="spellStart"/>
      <w:proofErr w:type="gramStart"/>
      <w:r w:rsidRPr="00EA7B2F">
        <w:rPr>
          <w:b/>
          <w:lang w:eastAsia="x-none"/>
        </w:rPr>
        <w:t>getMainFilter</w:t>
      </w:r>
      <w:proofErr w:type="spellEnd"/>
      <w:r w:rsidRPr="00EA7B2F">
        <w:rPr>
          <w:b/>
          <w:lang w:eastAsia="x-none"/>
        </w:rPr>
        <w:t>(</w:t>
      </w:r>
      <w:r w:rsidR="00F60353">
        <w:rPr>
          <w:b/>
          <w:lang w:eastAsia="x-none"/>
        </w:rPr>
        <w:t xml:space="preserve"> </w:t>
      </w:r>
      <w:r w:rsidRPr="00EA7B2F">
        <w:rPr>
          <w:b/>
          <w:lang w:eastAsia="x-none"/>
        </w:rPr>
        <w:t>)</w:t>
      </w:r>
      <w:proofErr w:type="gramEnd"/>
      <w:r w:rsidR="0064114B">
        <w:rPr>
          <w:b/>
          <w:lang w:eastAsia="x-none"/>
        </w:rPr>
        <w:tab/>
      </w:r>
      <w:r w:rsidR="00932460">
        <w:rPr>
          <w:lang w:eastAsia="x-none"/>
        </w:rPr>
        <w:t>Gibt</w:t>
      </w:r>
      <w:r>
        <w:rPr>
          <w:lang w:eastAsia="x-none"/>
        </w:rPr>
        <w:t xml:space="preserve"> eine </w:t>
      </w:r>
      <w:r w:rsidR="000B3888">
        <w:rPr>
          <w:lang w:eastAsia="x-none"/>
        </w:rPr>
        <w:t>vor</w:t>
      </w:r>
      <w:r>
        <w:rPr>
          <w:lang w:eastAsia="x-none"/>
        </w:rPr>
        <w:t>eingeschränkte Liste von Filtern zurück</w:t>
      </w:r>
      <w:r w:rsidR="00932460">
        <w:rPr>
          <w:lang w:eastAsia="x-none"/>
        </w:rPr>
        <w:t xml:space="preserve"> </w:t>
      </w:r>
      <w:r>
        <w:rPr>
          <w:lang w:eastAsia="x-none"/>
        </w:rPr>
        <w:t>oder eine Fehlermeldung</w:t>
      </w:r>
      <w:r w:rsidR="00F60353">
        <w:rPr>
          <w:lang w:eastAsia="x-none"/>
        </w:rPr>
        <w:t xml:space="preserve"> </w:t>
      </w:r>
      <w:ins w:id="116" w:author="Simson Example" w:date="2018-12-10T13:51:00Z">
        <w:r w:rsidR="002B01E9">
          <w:rPr>
            <w:lang w:eastAsia="x-none"/>
          </w:rPr>
          <w:t>falls die Liste leer ist</w:t>
        </w:r>
        <w:r w:rsidR="002B01E9" w:rsidDel="002B01E9">
          <w:rPr>
            <w:lang w:eastAsia="x-none"/>
          </w:rPr>
          <w:t xml:space="preserve"> </w:t>
        </w:r>
      </w:ins>
      <w:del w:id="117" w:author="Simson Example" w:date="2018-12-10T13:51:00Z">
        <w:r w:rsidDel="002B01E9">
          <w:rPr>
            <w:lang w:eastAsia="x-none"/>
          </w:rPr>
          <w:delText>falls keine Filter zurück zu geben sind</w:delText>
        </w:r>
      </w:del>
      <w:r>
        <w:rPr>
          <w:lang w:eastAsia="x-none"/>
        </w:rPr>
        <w:t>.</w:t>
      </w:r>
    </w:p>
    <w:p w14:paraId="3CCAA8B4" w14:textId="00931432" w:rsidR="00EA7B2F" w:rsidRPr="00EA7B2F" w:rsidRDefault="00EA7B2F" w:rsidP="0064114B">
      <w:pPr>
        <w:pStyle w:val="FlietextTH"/>
        <w:ind w:left="1843" w:hanging="1843"/>
        <w:rPr>
          <w:lang w:eastAsia="x-none"/>
        </w:rPr>
      </w:pPr>
      <w:proofErr w:type="spellStart"/>
      <w:proofErr w:type="gramStart"/>
      <w:r w:rsidRPr="00EA7B2F">
        <w:rPr>
          <w:b/>
          <w:lang w:eastAsia="x-none"/>
        </w:rPr>
        <w:t>getFilterAutos</w:t>
      </w:r>
      <w:proofErr w:type="spellEnd"/>
      <w:r w:rsidRPr="00EA7B2F">
        <w:rPr>
          <w:b/>
          <w:lang w:eastAsia="x-none"/>
        </w:rPr>
        <w:t>(</w:t>
      </w:r>
      <w:proofErr w:type="gramEnd"/>
      <w:r w:rsidRPr="00EA7B2F">
        <w:rPr>
          <w:b/>
          <w:lang w:eastAsia="x-none"/>
        </w:rPr>
        <w:t>…)</w:t>
      </w:r>
      <w:r w:rsidR="0064114B">
        <w:rPr>
          <w:b/>
          <w:lang w:eastAsia="x-none"/>
        </w:rPr>
        <w:tab/>
      </w:r>
      <w:r>
        <w:rPr>
          <w:lang w:eastAsia="x-none"/>
        </w:rPr>
        <w:t xml:space="preserve">Die </w:t>
      </w:r>
      <w:del w:id="118" w:author="Simson Example" w:date="2018-12-10T13:52:00Z">
        <w:r w:rsidDel="002B01E9">
          <w:rPr>
            <w:lang w:eastAsia="x-none"/>
          </w:rPr>
          <w:delText xml:space="preserve">gegebenen </w:delText>
        </w:r>
      </w:del>
      <w:ins w:id="119" w:author="Simson Example" w:date="2018-12-10T13:52:00Z">
        <w:r w:rsidR="002B01E9">
          <w:rPr>
            <w:lang w:eastAsia="x-none"/>
          </w:rPr>
          <w:t>eingestellten</w:t>
        </w:r>
        <w:r w:rsidR="002B01E9">
          <w:rPr>
            <w:lang w:eastAsia="x-none"/>
          </w:rPr>
          <w:t xml:space="preserve"> </w:t>
        </w:r>
      </w:ins>
      <w:ins w:id="120" w:author="Simson Example" w:date="2018-12-10T13:51:00Z">
        <w:r w:rsidR="002B01E9">
          <w:rPr>
            <w:lang w:eastAsia="x-none"/>
          </w:rPr>
          <w:t>Filter</w:t>
        </w:r>
      </w:ins>
      <w:ins w:id="121" w:author="Simson Example" w:date="2018-12-10T13:52:00Z">
        <w:r w:rsidR="002B01E9">
          <w:rPr>
            <w:lang w:eastAsia="x-none"/>
          </w:rPr>
          <w:t>-Daten</w:t>
        </w:r>
      </w:ins>
      <w:del w:id="122" w:author="Simson Example" w:date="2018-12-10T13:52:00Z">
        <w:r w:rsidDel="002B01E9">
          <w:rPr>
            <w:lang w:eastAsia="x-none"/>
          </w:rPr>
          <w:delText>Daten</w:delText>
        </w:r>
      </w:del>
      <w:r>
        <w:rPr>
          <w:lang w:eastAsia="x-none"/>
        </w:rPr>
        <w:t xml:space="preserve"> werden an den Server geschickt. Als Ergebnis liefert die Funktion entweder eine Liste mit gefundenen Auto-Informationen oder eine Fehlermeldung</w:t>
      </w:r>
      <w:r w:rsidR="00A901BA">
        <w:rPr>
          <w:lang w:eastAsia="x-none"/>
        </w:rPr>
        <w:t xml:space="preserve"> zurück</w:t>
      </w:r>
      <w:r>
        <w:rPr>
          <w:lang w:eastAsia="x-none"/>
        </w:rPr>
        <w:t>.</w:t>
      </w:r>
    </w:p>
    <w:p w14:paraId="47EF3894" w14:textId="2DF1EC49" w:rsidR="00B45579" w:rsidRDefault="00B45579" w:rsidP="00B45579">
      <w:pPr>
        <w:pStyle w:val="berschrift3"/>
        <w:spacing w:before="240" w:after="60"/>
      </w:pPr>
      <w:r>
        <w:t>Verhalten</w:t>
      </w:r>
    </w:p>
    <w:p w14:paraId="4B00EF16" w14:textId="44358949" w:rsidR="00190347" w:rsidRDefault="00601F34" w:rsidP="00B45579">
      <w:pPr>
        <w:pStyle w:val="FlietextTH"/>
      </w:pPr>
      <w:r>
        <w:t xml:space="preserve">Diese Komponente besitzt </w:t>
      </w:r>
      <w:r w:rsidR="00674AD1">
        <w:t xml:space="preserve">kein </w:t>
      </w:r>
      <w:proofErr w:type="gramStart"/>
      <w:r w:rsidR="00674AD1">
        <w:t>zu spezifizierendes Verhalten</w:t>
      </w:r>
      <w:proofErr w:type="gramEnd"/>
      <w:r w:rsidR="00674AD1">
        <w:t>.</w:t>
      </w:r>
    </w:p>
    <w:p w14:paraId="54E0817F" w14:textId="77777777" w:rsidR="00A901BA" w:rsidRDefault="00A901BA" w:rsidP="00B45579">
      <w:pPr>
        <w:pStyle w:val="FlietextTH"/>
      </w:pPr>
    </w:p>
    <w:p w14:paraId="3C23CB28" w14:textId="77777777" w:rsidR="00A901BA" w:rsidRDefault="00A901BA">
      <w:pPr>
        <w:rPr>
          <w:color w:val="000000" w:themeColor="text1"/>
        </w:rPr>
      </w:pPr>
      <w:r>
        <w:rPr>
          <w:bCs/>
          <w:iCs/>
        </w:rPr>
        <w:br w:type="page"/>
      </w:r>
    </w:p>
    <w:p w14:paraId="10D460F0" w14:textId="7A8785C5" w:rsidR="00B45579" w:rsidRDefault="00510B63" w:rsidP="00F73BA9">
      <w:pPr>
        <w:pStyle w:val="berschrift2"/>
        <w:spacing w:before="360" w:after="120"/>
      </w:pPr>
      <w:r>
        <w:lastRenderedPageBreak/>
        <w:t xml:space="preserve">Rating </w:t>
      </w:r>
      <w:r w:rsidR="00F73BA9">
        <w:t>(Client)</w:t>
      </w:r>
    </w:p>
    <w:p w14:paraId="39BDA2AF" w14:textId="499AD9D2" w:rsidR="00B45579" w:rsidRDefault="00B45579" w:rsidP="00B45579">
      <w:pPr>
        <w:pStyle w:val="berschrift3"/>
        <w:spacing w:before="240" w:after="60"/>
      </w:pPr>
      <w:r>
        <w:t>Funktion</w:t>
      </w:r>
    </w:p>
    <w:p w14:paraId="54A329E6" w14:textId="61E1D97D" w:rsidR="00D5300C" w:rsidRPr="00D5300C" w:rsidRDefault="00D5300C" w:rsidP="00D5300C">
      <w:pPr>
        <w:pStyle w:val="FlietextTH"/>
        <w:rPr>
          <w:lang w:eastAsia="x-none"/>
        </w:rPr>
      </w:pPr>
      <w:r w:rsidRPr="00F07F06">
        <w:rPr>
          <w:lang w:eastAsia="x-none"/>
        </w:rPr>
        <w:t xml:space="preserve">Diese Komponente </w:t>
      </w:r>
      <w:r>
        <w:rPr>
          <w:lang w:eastAsia="x-none"/>
        </w:rPr>
        <w:t>realisiert selbst keine Anwendungsfälle und besitzt auch keine GUI. Sie ist die Schnittstelle zwischen der Server-</w:t>
      </w:r>
      <w:r w:rsidR="00B902F0">
        <w:rPr>
          <w:lang w:eastAsia="x-none"/>
        </w:rPr>
        <w:t>"</w:t>
      </w:r>
      <w:r w:rsidR="001F296E" w:rsidRPr="001F296E">
        <w:rPr>
          <w:i/>
          <w:lang w:eastAsia="x-none"/>
        </w:rPr>
        <w:t>Rating</w:t>
      </w:r>
      <w:r w:rsidR="00B902F0" w:rsidRPr="00B902F0">
        <w:rPr>
          <w:lang w:eastAsia="x-none"/>
        </w:rPr>
        <w:t>"</w:t>
      </w:r>
      <w:r>
        <w:rPr>
          <w:lang w:eastAsia="x-none"/>
        </w:rPr>
        <w:t xml:space="preserve"> und Client-</w:t>
      </w:r>
      <w:r w:rsidR="00B902F0">
        <w:rPr>
          <w:lang w:eastAsia="x-none"/>
        </w:rPr>
        <w:t>"</w:t>
      </w:r>
      <w:proofErr w:type="spellStart"/>
      <w:r w:rsidR="00510B63" w:rsidRPr="00510B63">
        <w:rPr>
          <w:i/>
        </w:rPr>
        <w:t>Rating</w:t>
      </w:r>
      <w:r w:rsidR="001F296E">
        <w:rPr>
          <w:i/>
        </w:rPr>
        <w:t>Service</w:t>
      </w:r>
      <w:proofErr w:type="spellEnd"/>
      <w:r w:rsidR="00B902F0">
        <w:t>"</w:t>
      </w:r>
      <w:r>
        <w:rPr>
          <w:lang w:eastAsia="x-none"/>
        </w:rPr>
        <w:t>-Komponente.</w:t>
      </w:r>
    </w:p>
    <w:p w14:paraId="5485E229" w14:textId="586EFB4A" w:rsidR="00F60353" w:rsidRPr="00F60353" w:rsidRDefault="00B45579" w:rsidP="00F60353">
      <w:pPr>
        <w:pStyle w:val="berschrift3"/>
        <w:spacing w:before="240" w:after="60"/>
      </w:pPr>
      <w:r>
        <w:t>Schnittstellen</w:t>
      </w:r>
    </w:p>
    <w:p w14:paraId="284838A0" w14:textId="4B92FACF" w:rsidR="00F60353" w:rsidRDefault="0037367D" w:rsidP="00F60353">
      <w:pPr>
        <w:pStyle w:val="FlietextTH"/>
        <w:jc w:val="center"/>
        <w:rPr>
          <w:lang w:eastAsia="x-none"/>
        </w:rPr>
      </w:pPr>
      <w:ins w:id="123" w:author="Simson Example" w:date="2018-12-09T19:05:00Z">
        <w:r>
          <w:rPr>
            <w:noProof/>
            <w:lang w:eastAsia="x-none"/>
          </w:rPr>
          <w:drawing>
            <wp:inline distT="0" distB="0" distL="0" distR="0" wp14:anchorId="60ACB54F" wp14:editId="4F6BC6C9">
              <wp:extent cx="3819801" cy="1068637"/>
              <wp:effectExtent l="0" t="0" r="3175" b="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Bildschirmfoto 2018-12-09 um 19.05.34.png"/>
                      <pic:cNvPicPr/>
                    </pic:nvPicPr>
                    <pic:blipFill>
                      <a:blip r:embed="rId19">
                        <a:extLst>
                          <a:ext uri="{28A0092B-C50C-407E-A947-70E740481C1C}">
                            <a14:useLocalDpi xmlns:a14="http://schemas.microsoft.com/office/drawing/2010/main" val="0"/>
                          </a:ext>
                        </a:extLst>
                      </a:blip>
                      <a:stretch>
                        <a:fillRect/>
                      </a:stretch>
                    </pic:blipFill>
                    <pic:spPr>
                      <a:xfrm>
                        <a:off x="0" y="0"/>
                        <a:ext cx="3895652" cy="1089857"/>
                      </a:xfrm>
                      <a:prstGeom prst="rect">
                        <a:avLst/>
                      </a:prstGeom>
                    </pic:spPr>
                  </pic:pic>
                </a:graphicData>
              </a:graphic>
            </wp:inline>
          </w:drawing>
        </w:r>
      </w:ins>
      <w:del w:id="124" w:author="Simson Example" w:date="2018-12-09T19:05:00Z">
        <w:r w:rsidR="00F60353" w:rsidDel="0037367D">
          <w:rPr>
            <w:noProof/>
            <w:lang w:eastAsia="x-none"/>
          </w:rPr>
          <w:drawing>
            <wp:inline distT="0" distB="0" distL="0" distR="0" wp14:anchorId="07D7D788" wp14:editId="4D425EBC">
              <wp:extent cx="3858680" cy="1081675"/>
              <wp:effectExtent l="0" t="0" r="2540" b="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schirmfoto 2018-12-07 um 10.03.48.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09802" cy="1096006"/>
                      </a:xfrm>
                      <a:prstGeom prst="rect">
                        <a:avLst/>
                      </a:prstGeom>
                    </pic:spPr>
                  </pic:pic>
                </a:graphicData>
              </a:graphic>
            </wp:inline>
          </w:drawing>
        </w:r>
      </w:del>
      <w:r w:rsidR="00F60353">
        <w:rPr>
          <w:lang w:eastAsia="x-none"/>
        </w:rPr>
        <w:br/>
        <w:t xml:space="preserve">Abbildung 3.4: Implementierung der Schnittstellen-Funktionen von </w:t>
      </w:r>
      <w:proofErr w:type="spellStart"/>
      <w:r w:rsidR="00F60353">
        <w:rPr>
          <w:lang w:eastAsia="x-none"/>
        </w:rPr>
        <w:t>RatingService</w:t>
      </w:r>
      <w:proofErr w:type="spellEnd"/>
    </w:p>
    <w:p w14:paraId="27200906" w14:textId="77777777" w:rsidR="00B902F0" w:rsidRDefault="00B902F0" w:rsidP="00F60353">
      <w:pPr>
        <w:pStyle w:val="FlietextTH"/>
        <w:jc w:val="center"/>
        <w:rPr>
          <w:lang w:eastAsia="x-none"/>
        </w:rPr>
      </w:pPr>
    </w:p>
    <w:p w14:paraId="6C38036F" w14:textId="285D388D" w:rsidR="00F60353" w:rsidRPr="00B902F0" w:rsidRDefault="00F60353" w:rsidP="00F60353">
      <w:pPr>
        <w:pStyle w:val="FlietextTH"/>
        <w:rPr>
          <w:lang w:eastAsia="x-none"/>
        </w:rPr>
      </w:pPr>
      <w:r w:rsidRPr="00B902F0">
        <w:rPr>
          <w:lang w:eastAsia="x-none"/>
        </w:rPr>
        <w:t xml:space="preserve">Die Funktionen der </w:t>
      </w:r>
      <w:r w:rsidR="00B902F0" w:rsidRPr="00B902F0">
        <w:rPr>
          <w:lang w:eastAsia="x-none"/>
        </w:rPr>
        <w:t xml:space="preserve">Komponente </w:t>
      </w:r>
      <w:r w:rsidRPr="00B902F0">
        <w:rPr>
          <w:lang w:eastAsia="x-none"/>
        </w:rPr>
        <w:t>"</w:t>
      </w:r>
      <w:proofErr w:type="spellStart"/>
      <w:r w:rsidRPr="0066343F">
        <w:rPr>
          <w:i/>
          <w:lang w:eastAsia="x-none"/>
          <w:rPrChange w:id="125" w:author="Simson Example" w:date="2018-12-10T10:55:00Z">
            <w:rPr>
              <w:lang w:eastAsia="x-none"/>
            </w:rPr>
          </w:rPrChange>
        </w:rPr>
        <w:t>RatingService</w:t>
      </w:r>
      <w:proofErr w:type="spellEnd"/>
      <w:r w:rsidRPr="00B902F0">
        <w:rPr>
          <w:lang w:eastAsia="x-none"/>
        </w:rPr>
        <w:t xml:space="preserve">" in dem Package </w:t>
      </w:r>
      <w:r w:rsidR="00B902F0">
        <w:rPr>
          <w:lang w:eastAsia="x-none"/>
        </w:rPr>
        <w:t>"</w:t>
      </w:r>
      <w:r w:rsidRPr="0066343F">
        <w:rPr>
          <w:i/>
          <w:lang w:eastAsia="x-none"/>
          <w:rPrChange w:id="126" w:author="Simson Example" w:date="2018-12-10T10:55:00Z">
            <w:rPr>
              <w:lang w:eastAsia="x-none"/>
            </w:rPr>
          </w:rPrChange>
        </w:rPr>
        <w:t>Services</w:t>
      </w:r>
      <w:r w:rsidR="00B902F0">
        <w:rPr>
          <w:lang w:eastAsia="x-none"/>
        </w:rPr>
        <w:t>"</w:t>
      </w:r>
      <w:r w:rsidRPr="00B902F0">
        <w:rPr>
          <w:lang w:eastAsia="x-none"/>
        </w:rPr>
        <w:t xml:space="preserve"> bilden Schnittstellen für die GUI-Komponente: </w:t>
      </w:r>
      <w:r w:rsidR="00B902F0">
        <w:rPr>
          <w:lang w:eastAsia="x-none"/>
        </w:rPr>
        <w:t>"</w:t>
      </w:r>
      <w:r w:rsidRPr="0066343F">
        <w:rPr>
          <w:i/>
          <w:lang w:eastAsia="x-none"/>
          <w:rPrChange w:id="127" w:author="Simson Example" w:date="2018-12-10T10:56:00Z">
            <w:rPr>
              <w:lang w:eastAsia="x-none"/>
            </w:rPr>
          </w:rPrChange>
        </w:rPr>
        <w:t>Autos</w:t>
      </w:r>
      <w:r w:rsidR="00B902F0">
        <w:rPr>
          <w:lang w:eastAsia="x-none"/>
        </w:rPr>
        <w:t>"</w:t>
      </w:r>
      <w:r w:rsidRPr="00B902F0">
        <w:rPr>
          <w:lang w:eastAsia="x-none"/>
        </w:rPr>
        <w:t>.</w:t>
      </w:r>
    </w:p>
    <w:p w14:paraId="5D78D6F9" w14:textId="7E7564D2" w:rsidR="002B01E9" w:rsidRPr="00334775" w:rsidRDefault="002B01E9" w:rsidP="002B01E9">
      <w:pPr>
        <w:pStyle w:val="FlietextTH"/>
        <w:rPr>
          <w:ins w:id="128" w:author="Simson Example" w:date="2018-12-10T13:52:00Z"/>
          <w:lang w:eastAsia="x-none"/>
        </w:rPr>
      </w:pPr>
      <w:ins w:id="129" w:author="Simson Example" w:date="2018-12-10T13:52:00Z">
        <w:r>
          <w:rPr>
            <w:lang w:eastAsia="x-none"/>
          </w:rPr>
          <w:t xml:space="preserve">Da die </w:t>
        </w:r>
        <w:r w:rsidRPr="00334775">
          <w:rPr>
            <w:lang w:eastAsia="x-none"/>
          </w:rPr>
          <w:t xml:space="preserve">Funktionen der Komponente Observable (Beobachtbar) </w:t>
        </w:r>
        <w:r>
          <w:rPr>
            <w:lang w:eastAsia="x-none"/>
          </w:rPr>
          <w:t xml:space="preserve">sind, </w:t>
        </w:r>
        <w:r w:rsidRPr="00334775">
          <w:rPr>
            <w:lang w:eastAsia="x-none"/>
          </w:rPr>
          <w:t xml:space="preserve">sorgen </w:t>
        </w:r>
        <w:r>
          <w:rPr>
            <w:lang w:eastAsia="x-none"/>
          </w:rPr>
          <w:t>sie bei</w:t>
        </w:r>
        <w:r w:rsidRPr="00334775">
          <w:rPr>
            <w:lang w:eastAsia="x-none"/>
          </w:rPr>
          <w:t xml:space="preserve"> Beobachter</w:t>
        </w:r>
        <w:r>
          <w:rPr>
            <w:lang w:eastAsia="x-none"/>
          </w:rPr>
          <w:t>n</w:t>
        </w:r>
        <w:r w:rsidRPr="00334775">
          <w:rPr>
            <w:lang w:eastAsia="x-none"/>
          </w:rPr>
          <w:t xml:space="preserve"> für </w:t>
        </w:r>
        <w:r>
          <w:rPr>
            <w:lang w:eastAsia="x-none"/>
          </w:rPr>
          <w:t>A</w:t>
        </w:r>
        <w:r w:rsidRPr="00334775">
          <w:rPr>
            <w:lang w:eastAsia="x-none"/>
          </w:rPr>
          <w:t>ktualisier</w:t>
        </w:r>
        <w:r>
          <w:rPr>
            <w:lang w:eastAsia="x-none"/>
          </w:rPr>
          <w:t>v</w:t>
        </w:r>
        <w:r w:rsidRPr="00334775">
          <w:rPr>
            <w:lang w:eastAsia="x-none"/>
          </w:rPr>
          <w:t>orgänge falls Änderungen zu erkennen sind.</w:t>
        </w:r>
      </w:ins>
    </w:p>
    <w:p w14:paraId="1A39505C" w14:textId="6E5F6A2B" w:rsidR="001F296E" w:rsidRPr="00B902F0" w:rsidDel="002B01E9" w:rsidRDefault="001F296E" w:rsidP="00F60353">
      <w:pPr>
        <w:pStyle w:val="FlietextTH"/>
        <w:rPr>
          <w:del w:id="130" w:author="Simson Example" w:date="2018-12-10T13:52:00Z"/>
          <w:lang w:eastAsia="x-none"/>
        </w:rPr>
      </w:pPr>
      <w:del w:id="131" w:author="Simson Example" w:date="2018-12-10T13:52:00Z">
        <w:r w:rsidRPr="00B902F0" w:rsidDel="002B01E9">
          <w:rPr>
            <w:lang w:eastAsia="x-none"/>
          </w:rPr>
          <w:delText>Aufgrund der Möglichkeit, dass die Funktionen der Komponente Observable (=Beobachtbar) sind, sorgen diese bei Beobachtern für aktualisier Vorgängen falls Änderungen zu erkennen sind.</w:delText>
        </w:r>
      </w:del>
    </w:p>
    <w:p w14:paraId="56873B06" w14:textId="5F0965AF" w:rsidR="001F296E" w:rsidRPr="00B902F0" w:rsidRDefault="001F296E" w:rsidP="00181C42">
      <w:pPr>
        <w:pStyle w:val="FlietextTH"/>
        <w:ind w:left="1843" w:hanging="1843"/>
        <w:rPr>
          <w:lang w:eastAsia="x-none"/>
        </w:rPr>
      </w:pPr>
      <w:proofErr w:type="spellStart"/>
      <w:proofErr w:type="gramStart"/>
      <w:r w:rsidRPr="00181C42">
        <w:rPr>
          <w:b/>
          <w:lang w:eastAsia="x-none"/>
        </w:rPr>
        <w:t>getUserRating</w:t>
      </w:r>
      <w:proofErr w:type="spellEnd"/>
      <w:r w:rsidRPr="00181C42">
        <w:rPr>
          <w:b/>
          <w:lang w:eastAsia="x-none"/>
        </w:rPr>
        <w:t>(</w:t>
      </w:r>
      <w:proofErr w:type="gramEnd"/>
      <w:r w:rsidRPr="00181C42">
        <w:rPr>
          <w:b/>
          <w:lang w:eastAsia="x-none"/>
        </w:rPr>
        <w:t>…)</w:t>
      </w:r>
      <w:r w:rsidR="00B902F0">
        <w:rPr>
          <w:lang w:eastAsia="x-none"/>
        </w:rPr>
        <w:tab/>
      </w:r>
      <w:r w:rsidR="00932460" w:rsidRPr="00B902F0">
        <w:rPr>
          <w:lang w:eastAsia="x-none"/>
        </w:rPr>
        <w:t xml:space="preserve">Durch den angegebenen </w:t>
      </w:r>
      <w:r w:rsidR="00D523E4" w:rsidRPr="00B902F0">
        <w:rPr>
          <w:lang w:eastAsia="x-none"/>
        </w:rPr>
        <w:t>ID-Wert</w:t>
      </w:r>
      <w:r w:rsidR="00932460" w:rsidRPr="00B902F0">
        <w:rPr>
          <w:lang w:eastAsia="x-none"/>
        </w:rPr>
        <w:t xml:space="preserve"> </w:t>
      </w:r>
      <w:r w:rsidR="000B3888" w:rsidRPr="00B902F0">
        <w:rPr>
          <w:lang w:eastAsia="x-none"/>
        </w:rPr>
        <w:t xml:space="preserve">eines Benutzers </w:t>
      </w:r>
      <w:r w:rsidR="00932460" w:rsidRPr="00B902F0">
        <w:rPr>
          <w:lang w:eastAsia="x-none"/>
        </w:rPr>
        <w:t>wird der Server nach allen</w:t>
      </w:r>
      <w:r w:rsidR="00B902F0">
        <w:rPr>
          <w:lang w:eastAsia="x-none"/>
        </w:rPr>
        <w:t xml:space="preserve"> </w:t>
      </w:r>
      <w:r w:rsidR="00932460" w:rsidRPr="00B902F0">
        <w:rPr>
          <w:lang w:eastAsia="x-none"/>
        </w:rPr>
        <w:t>Bewertungen</w:t>
      </w:r>
      <w:r w:rsidR="000B3888" w:rsidRPr="00B902F0">
        <w:rPr>
          <w:lang w:eastAsia="x-none"/>
        </w:rPr>
        <w:t xml:space="preserve"> </w:t>
      </w:r>
      <w:r w:rsidR="00D523E4" w:rsidRPr="00B902F0">
        <w:rPr>
          <w:lang w:eastAsia="x-none"/>
        </w:rPr>
        <w:t xml:space="preserve">mit dieser ID </w:t>
      </w:r>
      <w:r w:rsidR="00932460" w:rsidRPr="00B902F0">
        <w:rPr>
          <w:lang w:eastAsia="x-none"/>
        </w:rPr>
        <w:t xml:space="preserve">angefragt und liefert diese </w:t>
      </w:r>
      <w:r w:rsidR="00D523E4" w:rsidRPr="00B902F0">
        <w:rPr>
          <w:lang w:eastAsia="x-none"/>
        </w:rPr>
        <w:t xml:space="preserve">als </w:t>
      </w:r>
      <w:r w:rsidR="00932460" w:rsidRPr="00B902F0">
        <w:rPr>
          <w:lang w:eastAsia="x-none"/>
        </w:rPr>
        <w:t>Liste</w:t>
      </w:r>
      <w:r w:rsidR="00B902F0">
        <w:rPr>
          <w:lang w:eastAsia="x-none"/>
        </w:rPr>
        <w:t xml:space="preserve"> </w:t>
      </w:r>
      <w:r w:rsidR="00932460" w:rsidRPr="00B902F0">
        <w:rPr>
          <w:lang w:eastAsia="x-none"/>
        </w:rPr>
        <w:t xml:space="preserve">zurück. Wenn </w:t>
      </w:r>
      <w:r w:rsidR="00D523E4" w:rsidRPr="00B902F0">
        <w:rPr>
          <w:lang w:eastAsia="x-none"/>
        </w:rPr>
        <w:t>der Benutzer keine Bewertungseinträge hat</w:t>
      </w:r>
      <w:r w:rsidR="00932460" w:rsidRPr="00B902F0">
        <w:rPr>
          <w:lang w:eastAsia="x-none"/>
        </w:rPr>
        <w:t xml:space="preserve"> wird eine</w:t>
      </w:r>
      <w:r w:rsidR="00B902F0">
        <w:rPr>
          <w:lang w:eastAsia="x-none"/>
        </w:rPr>
        <w:t xml:space="preserve"> </w:t>
      </w:r>
      <w:r w:rsidR="00932460" w:rsidRPr="00B902F0">
        <w:rPr>
          <w:lang w:eastAsia="x-none"/>
        </w:rPr>
        <w:t>Fehlermeldung</w:t>
      </w:r>
      <w:r w:rsidR="00B52543" w:rsidRPr="00B902F0">
        <w:rPr>
          <w:lang w:eastAsia="x-none"/>
        </w:rPr>
        <w:t xml:space="preserve"> </w:t>
      </w:r>
      <w:r w:rsidR="00932460" w:rsidRPr="00B902F0">
        <w:rPr>
          <w:lang w:eastAsia="x-none"/>
        </w:rPr>
        <w:t>zurückgegeben.</w:t>
      </w:r>
    </w:p>
    <w:p w14:paraId="3B6A80AA" w14:textId="3EB954B7" w:rsidR="00D523E4" w:rsidRPr="00B902F0" w:rsidRDefault="00D523E4" w:rsidP="00181C42">
      <w:pPr>
        <w:pStyle w:val="FlietextTH"/>
        <w:ind w:left="1843" w:hanging="1843"/>
        <w:rPr>
          <w:lang w:eastAsia="x-none"/>
        </w:rPr>
      </w:pPr>
      <w:proofErr w:type="spellStart"/>
      <w:proofErr w:type="gramStart"/>
      <w:r w:rsidRPr="00181C42">
        <w:rPr>
          <w:b/>
          <w:lang w:eastAsia="x-none"/>
        </w:rPr>
        <w:t>getAutoRating</w:t>
      </w:r>
      <w:proofErr w:type="spellEnd"/>
      <w:r w:rsidRPr="00181C42">
        <w:rPr>
          <w:b/>
          <w:lang w:eastAsia="x-none"/>
        </w:rPr>
        <w:t>(</w:t>
      </w:r>
      <w:proofErr w:type="gramEnd"/>
      <w:r w:rsidRPr="00181C42">
        <w:rPr>
          <w:b/>
          <w:lang w:eastAsia="x-none"/>
        </w:rPr>
        <w:t>…)</w:t>
      </w:r>
      <w:r w:rsidR="00181C42">
        <w:rPr>
          <w:lang w:eastAsia="x-none"/>
        </w:rPr>
        <w:tab/>
      </w:r>
      <w:r w:rsidRPr="00B902F0">
        <w:rPr>
          <w:lang w:eastAsia="x-none"/>
        </w:rPr>
        <w:t>Durch den angegebenen ID-Wert</w:t>
      </w:r>
      <w:r w:rsidR="000B3888" w:rsidRPr="00B902F0">
        <w:rPr>
          <w:lang w:eastAsia="x-none"/>
        </w:rPr>
        <w:t xml:space="preserve"> eines </w:t>
      </w:r>
      <w:del w:id="132" w:author="Simson Example" w:date="2018-12-10T10:56:00Z">
        <w:r w:rsidR="000B3888" w:rsidRPr="00B902F0" w:rsidDel="0066343F">
          <w:rPr>
            <w:lang w:eastAsia="x-none"/>
          </w:rPr>
          <w:delText>Autos</w:delText>
        </w:r>
        <w:r w:rsidRPr="00B902F0" w:rsidDel="0066343F">
          <w:rPr>
            <w:lang w:eastAsia="x-none"/>
          </w:rPr>
          <w:delText xml:space="preserve"> </w:delText>
        </w:r>
      </w:del>
      <w:ins w:id="133" w:author="Simson Example" w:date="2018-12-10T10:56:00Z">
        <w:r w:rsidR="0066343F">
          <w:rPr>
            <w:lang w:eastAsia="x-none"/>
          </w:rPr>
          <w:t>Elektro</w:t>
        </w:r>
        <w:r w:rsidR="0066343F">
          <w:rPr>
            <w:lang w:eastAsia="x-none"/>
          </w:rPr>
          <w:t>a</w:t>
        </w:r>
        <w:r w:rsidR="0066343F" w:rsidRPr="00B902F0">
          <w:rPr>
            <w:lang w:eastAsia="x-none"/>
          </w:rPr>
          <w:t xml:space="preserve">utos </w:t>
        </w:r>
      </w:ins>
      <w:r w:rsidRPr="00B902F0">
        <w:rPr>
          <w:lang w:eastAsia="x-none"/>
        </w:rPr>
        <w:t>wird der Server nach allen</w:t>
      </w:r>
      <w:r w:rsidR="00B902F0">
        <w:rPr>
          <w:lang w:eastAsia="x-none"/>
        </w:rPr>
        <w:t xml:space="preserve"> </w:t>
      </w:r>
      <w:r w:rsidRPr="00B902F0">
        <w:rPr>
          <w:lang w:eastAsia="x-none"/>
        </w:rPr>
        <w:t>Bewertungen</w:t>
      </w:r>
      <w:r w:rsidR="00B52543" w:rsidRPr="00B902F0">
        <w:rPr>
          <w:lang w:eastAsia="x-none"/>
        </w:rPr>
        <w:t xml:space="preserve"> </w:t>
      </w:r>
      <w:r w:rsidRPr="00B902F0">
        <w:rPr>
          <w:lang w:eastAsia="x-none"/>
        </w:rPr>
        <w:t>mit dieser ID angefragt und liefert diese als Liste</w:t>
      </w:r>
      <w:r w:rsidR="00B902F0">
        <w:rPr>
          <w:lang w:eastAsia="x-none"/>
        </w:rPr>
        <w:t xml:space="preserve"> </w:t>
      </w:r>
      <w:r w:rsidRPr="00B902F0">
        <w:rPr>
          <w:lang w:eastAsia="x-none"/>
        </w:rPr>
        <w:t>zurück. Wenn das Auto keine Bewertungseinträge hat wird eine Fehlermeldung</w:t>
      </w:r>
      <w:r w:rsidR="00B902F0">
        <w:rPr>
          <w:lang w:eastAsia="x-none"/>
        </w:rPr>
        <w:t xml:space="preserve"> </w:t>
      </w:r>
      <w:r w:rsidRPr="00B902F0">
        <w:rPr>
          <w:lang w:eastAsia="x-none"/>
        </w:rPr>
        <w:t>zurückgegeben.</w:t>
      </w:r>
    </w:p>
    <w:p w14:paraId="55492813" w14:textId="5646B711" w:rsidR="00E741C8" w:rsidRPr="00B902F0" w:rsidRDefault="00D523E4" w:rsidP="00181C42">
      <w:pPr>
        <w:pStyle w:val="FlietextTH"/>
        <w:ind w:left="1843" w:hanging="1843"/>
        <w:rPr>
          <w:lang w:eastAsia="x-none"/>
        </w:rPr>
      </w:pPr>
      <w:proofErr w:type="spellStart"/>
      <w:proofErr w:type="gramStart"/>
      <w:r w:rsidRPr="00181C42">
        <w:rPr>
          <w:b/>
          <w:lang w:eastAsia="x-none"/>
        </w:rPr>
        <w:t>setAutoRatin</w:t>
      </w:r>
      <w:r w:rsidR="001B216A">
        <w:rPr>
          <w:b/>
          <w:lang w:eastAsia="x-none"/>
        </w:rPr>
        <w:t>g</w:t>
      </w:r>
      <w:proofErr w:type="spellEnd"/>
      <w:r w:rsidRPr="00181C42">
        <w:rPr>
          <w:b/>
          <w:lang w:eastAsia="x-none"/>
        </w:rPr>
        <w:t>(</w:t>
      </w:r>
      <w:proofErr w:type="gramEnd"/>
      <w:r w:rsidRPr="00181C42">
        <w:rPr>
          <w:b/>
          <w:lang w:eastAsia="x-none"/>
        </w:rPr>
        <w:t>…)</w:t>
      </w:r>
      <w:r w:rsidR="00181C42">
        <w:rPr>
          <w:lang w:eastAsia="x-none"/>
        </w:rPr>
        <w:tab/>
      </w:r>
      <w:r w:rsidR="000B3888" w:rsidRPr="00B902F0">
        <w:rPr>
          <w:lang w:eastAsia="x-none"/>
        </w:rPr>
        <w:t xml:space="preserve">Die </w:t>
      </w:r>
      <w:r w:rsidR="00B52543" w:rsidRPr="00B902F0">
        <w:rPr>
          <w:lang w:eastAsia="x-none"/>
        </w:rPr>
        <w:t xml:space="preserve">ID des </w:t>
      </w:r>
      <w:ins w:id="134" w:author="Simson Example" w:date="2018-12-10T13:55:00Z">
        <w:r w:rsidR="006251F2">
          <w:rPr>
            <w:lang w:eastAsia="x-none"/>
          </w:rPr>
          <w:t>Elektroa</w:t>
        </w:r>
      </w:ins>
      <w:del w:id="135" w:author="Simson Example" w:date="2018-12-10T13:54:00Z">
        <w:r w:rsidR="00B52543" w:rsidRPr="00B902F0" w:rsidDel="006251F2">
          <w:rPr>
            <w:lang w:eastAsia="x-none"/>
          </w:rPr>
          <w:delText>A</w:delText>
        </w:r>
      </w:del>
      <w:r w:rsidR="00B52543" w:rsidRPr="00B902F0">
        <w:rPr>
          <w:lang w:eastAsia="x-none"/>
        </w:rPr>
        <w:t>utos und des Benutzers in Verbindung mit der</w:t>
      </w:r>
      <w:r w:rsidR="00B902F0">
        <w:rPr>
          <w:lang w:eastAsia="x-none"/>
        </w:rPr>
        <w:t xml:space="preserve"> </w:t>
      </w:r>
      <w:r w:rsidR="00B52543" w:rsidRPr="00B902F0">
        <w:rPr>
          <w:lang w:eastAsia="x-none"/>
        </w:rPr>
        <w:t>Bewertung werden</w:t>
      </w:r>
      <w:r w:rsidR="00E741C8" w:rsidRPr="00B902F0">
        <w:rPr>
          <w:lang w:eastAsia="x-none"/>
        </w:rPr>
        <w:t xml:space="preserve"> als Parameter übergeben und</w:t>
      </w:r>
      <w:r w:rsidR="00B52543" w:rsidRPr="00B902F0">
        <w:rPr>
          <w:lang w:eastAsia="x-none"/>
        </w:rPr>
        <w:t xml:space="preserve"> an den Server weitergeleitet.</w:t>
      </w:r>
      <w:r w:rsidR="00B902F0">
        <w:rPr>
          <w:lang w:eastAsia="x-none"/>
        </w:rPr>
        <w:t xml:space="preserve"> </w:t>
      </w:r>
      <w:r w:rsidR="00E741C8" w:rsidRPr="00B902F0">
        <w:rPr>
          <w:lang w:eastAsia="x-none"/>
        </w:rPr>
        <w:t>Als Rückgabe wird ein Objekt mit weiteren Informationen erwartet oder eine</w:t>
      </w:r>
      <w:r w:rsidR="00B902F0">
        <w:rPr>
          <w:lang w:eastAsia="x-none"/>
        </w:rPr>
        <w:t xml:space="preserve"> </w:t>
      </w:r>
      <w:r w:rsidR="00E741C8" w:rsidRPr="00B902F0">
        <w:rPr>
          <w:lang w:eastAsia="x-none"/>
        </w:rPr>
        <w:t>Fehlermeldung.</w:t>
      </w:r>
    </w:p>
    <w:p w14:paraId="77D2E1DE" w14:textId="66A06181" w:rsidR="00B45579" w:rsidRDefault="00B45579" w:rsidP="00B45579">
      <w:pPr>
        <w:pStyle w:val="berschrift3"/>
        <w:spacing w:before="240" w:after="60"/>
      </w:pPr>
      <w:r>
        <w:t>Verhalten</w:t>
      </w:r>
    </w:p>
    <w:p w14:paraId="34DB3C97" w14:textId="47865D55" w:rsidR="001F296E" w:rsidRDefault="001F296E" w:rsidP="001F296E">
      <w:pPr>
        <w:pStyle w:val="FlietextTH"/>
      </w:pPr>
      <w:r>
        <w:t xml:space="preserve">Diese Komponente besitzt kein </w:t>
      </w:r>
      <w:proofErr w:type="gramStart"/>
      <w:r>
        <w:t>zu spezifizierendes Verhalten</w:t>
      </w:r>
      <w:proofErr w:type="gramEnd"/>
      <w:r>
        <w:t>.</w:t>
      </w:r>
    </w:p>
    <w:p w14:paraId="08B761D2" w14:textId="77777777" w:rsidR="00B902F0" w:rsidRDefault="00B902F0" w:rsidP="001F296E">
      <w:pPr>
        <w:pStyle w:val="FlietextTH"/>
      </w:pPr>
    </w:p>
    <w:p w14:paraId="6DAAAB9B" w14:textId="77777777" w:rsidR="00B902F0" w:rsidRDefault="00B902F0">
      <w:pPr>
        <w:rPr>
          <w:color w:val="000000" w:themeColor="text1"/>
          <w:lang w:eastAsia="x-none"/>
        </w:rPr>
      </w:pPr>
      <w:r>
        <w:rPr>
          <w:bCs/>
          <w:iCs/>
          <w:lang w:eastAsia="x-none"/>
        </w:rPr>
        <w:br w:type="page"/>
      </w:r>
    </w:p>
    <w:p w14:paraId="2B0C824D" w14:textId="067C67E7" w:rsidR="00B45579" w:rsidRDefault="00B45579" w:rsidP="00B45579">
      <w:pPr>
        <w:pStyle w:val="berschrift2"/>
        <w:spacing w:before="360" w:after="120"/>
      </w:pPr>
      <w:r>
        <w:lastRenderedPageBreak/>
        <w:t>Authentication</w:t>
      </w:r>
      <w:r w:rsidR="00F73BA9">
        <w:t xml:space="preserve"> (Server)</w:t>
      </w:r>
    </w:p>
    <w:p w14:paraId="2E04DA67" w14:textId="77777777" w:rsidR="00D5300C" w:rsidRPr="00D5300C" w:rsidRDefault="00B45579" w:rsidP="00D5300C">
      <w:pPr>
        <w:pStyle w:val="berschrift3"/>
        <w:spacing w:before="240" w:after="60"/>
      </w:pPr>
      <w:r w:rsidRPr="00D5300C">
        <w:t>Funktion</w:t>
      </w:r>
    </w:p>
    <w:p w14:paraId="19EF98F2" w14:textId="7A1EE060" w:rsidR="00B45579" w:rsidRDefault="00F07F06" w:rsidP="00F07F06">
      <w:pPr>
        <w:pStyle w:val="FlietextTH"/>
        <w:rPr>
          <w:lang w:eastAsia="x-none"/>
        </w:rPr>
      </w:pPr>
      <w:r w:rsidRPr="00F07F06">
        <w:rPr>
          <w:lang w:eastAsia="x-none"/>
        </w:rPr>
        <w:t xml:space="preserve">Diese Komponente </w:t>
      </w:r>
      <w:r>
        <w:rPr>
          <w:lang w:eastAsia="x-none"/>
        </w:rPr>
        <w:t xml:space="preserve">realisiert selbst keine Anwendungsfälle und besitzt auch keine GUI. Sie ist </w:t>
      </w:r>
      <w:proofErr w:type="gramStart"/>
      <w:r>
        <w:rPr>
          <w:lang w:eastAsia="x-none"/>
        </w:rPr>
        <w:t>eine Unterstützungs</w:t>
      </w:r>
      <w:ins w:id="136" w:author="Simson Example" w:date="2018-12-10T13:56:00Z">
        <w:r w:rsidR="006251F2">
          <w:rPr>
            <w:lang w:eastAsia="x-none"/>
          </w:rPr>
          <w:t>-</w:t>
        </w:r>
      </w:ins>
      <w:ins w:id="137" w:author="Simson Example" w:date="2018-12-10T13:57:00Z">
        <w:r w:rsidR="006251F2">
          <w:rPr>
            <w:lang w:eastAsia="x-none"/>
          </w:rPr>
          <w:t>K</w:t>
        </w:r>
      </w:ins>
      <w:proofErr w:type="gramEnd"/>
      <w:del w:id="138" w:author="Simson Example" w:date="2018-12-10T13:56:00Z">
        <w:r w:rsidDel="006251F2">
          <w:rPr>
            <w:lang w:eastAsia="x-none"/>
          </w:rPr>
          <w:delText>-K</w:delText>
        </w:r>
      </w:del>
      <w:r>
        <w:rPr>
          <w:lang w:eastAsia="x-none"/>
        </w:rPr>
        <w:t>omponente und stellt den anderen Komponenten Schnittstellen</w:t>
      </w:r>
      <w:ins w:id="139" w:author="Simson Example" w:date="2018-12-10T13:56:00Z">
        <w:r w:rsidR="006251F2">
          <w:rPr>
            <w:lang w:eastAsia="x-none"/>
          </w:rPr>
          <w:t>-O</w:t>
        </w:r>
      </w:ins>
      <w:del w:id="140" w:author="Simson Example" w:date="2018-12-10T13:56:00Z">
        <w:r w:rsidDel="006251F2">
          <w:rPr>
            <w:lang w:eastAsia="x-none"/>
          </w:rPr>
          <w:delText>-O</w:delText>
        </w:r>
      </w:del>
      <w:r>
        <w:rPr>
          <w:lang w:eastAsia="x-none"/>
        </w:rPr>
        <w:t>perationen für die Umsetzung von Anwendungsfällen zur Verfügung.</w:t>
      </w:r>
    </w:p>
    <w:p w14:paraId="23FBC7F7" w14:textId="7C674069" w:rsidR="00632D61" w:rsidRDefault="00B45579" w:rsidP="00632D61">
      <w:pPr>
        <w:pStyle w:val="berschrift3"/>
        <w:spacing w:before="240" w:after="60"/>
        <w:rPr>
          <w:ins w:id="141" w:author="Simson Example" w:date="2018-12-09T18:02:00Z"/>
        </w:rPr>
      </w:pPr>
      <w:bookmarkStart w:id="142" w:name="_Ref529199129"/>
      <w:r>
        <w:t>Schnittstellen</w:t>
      </w:r>
      <w:bookmarkEnd w:id="142"/>
    </w:p>
    <w:p w14:paraId="201F0112" w14:textId="5E39B454" w:rsidR="004F2671" w:rsidRPr="0066343F" w:rsidRDefault="004F2671">
      <w:pPr>
        <w:pStyle w:val="FlietextTH"/>
        <w:pPrChange w:id="143" w:author="Simson Example" w:date="2018-12-09T18:02:00Z">
          <w:pPr>
            <w:pStyle w:val="berschrift3"/>
            <w:spacing w:before="240" w:after="60"/>
          </w:pPr>
        </w:pPrChange>
      </w:pPr>
      <w:ins w:id="144" w:author="Simson Example" w:date="2018-12-09T18:04:00Z">
        <w:r>
          <w:rPr>
            <w:lang w:eastAsia="x-none"/>
          </w:rPr>
          <w:t>"</w:t>
        </w:r>
      </w:ins>
      <w:proofErr w:type="spellStart"/>
      <w:ins w:id="145" w:author="Simson Example" w:date="2018-12-09T18:02:00Z">
        <w:r w:rsidRPr="004F2671">
          <w:rPr>
            <w:i/>
            <w:lang w:eastAsia="x-none"/>
            <w:rPrChange w:id="146" w:author="Simson Example" w:date="2018-12-09T18:04:00Z">
              <w:rPr>
                <w:b w:val="0"/>
                <w:bCs w:val="0"/>
                <w:iCs w:val="0"/>
              </w:rPr>
            </w:rPrChange>
          </w:rPr>
          <w:t>iAuthentication</w:t>
        </w:r>
      </w:ins>
      <w:proofErr w:type="spellEnd"/>
      <w:ins w:id="147" w:author="Simson Example" w:date="2018-12-09T18:04:00Z">
        <w:r>
          <w:rPr>
            <w:lang w:eastAsia="x-none"/>
          </w:rPr>
          <w:t>"</w:t>
        </w:r>
      </w:ins>
      <w:ins w:id="148" w:author="Simson Example" w:date="2018-12-09T18:02:00Z">
        <w:r>
          <w:rPr>
            <w:lang w:eastAsia="x-none"/>
          </w:rPr>
          <w:t xml:space="preserve"> </w:t>
        </w:r>
      </w:ins>
      <w:ins w:id="149" w:author="Simson Example" w:date="2018-12-09T18:10:00Z">
        <w:r>
          <w:t xml:space="preserve">bietet </w:t>
        </w:r>
      </w:ins>
      <w:ins w:id="150" w:author="Simson Example" w:date="2018-12-09T18:12:00Z">
        <w:r w:rsidR="008A5B7A">
          <w:t xml:space="preserve">eine </w:t>
        </w:r>
      </w:ins>
      <w:ins w:id="151" w:author="Simson Example" w:date="2018-12-09T18:10:00Z">
        <w:r>
          <w:t>REST-basierte</w:t>
        </w:r>
      </w:ins>
      <w:ins w:id="152" w:author="Simson Example" w:date="2018-12-09T18:12:00Z">
        <w:r w:rsidR="008A5B7A">
          <w:t xml:space="preserve"> </w:t>
        </w:r>
      </w:ins>
      <w:ins w:id="153" w:author="Simson Example" w:date="2018-12-09T18:10:00Z">
        <w:r>
          <w:t xml:space="preserve">Schnittstelle für die </w:t>
        </w:r>
      </w:ins>
      <w:ins w:id="154" w:author="Simson Example" w:date="2018-12-09T18:11:00Z">
        <w:r>
          <w:t>"</w:t>
        </w:r>
      </w:ins>
      <w:ins w:id="155" w:author="Simson Example" w:date="2018-12-09T18:10:00Z">
        <w:r w:rsidRPr="00842B3A">
          <w:rPr>
            <w:i/>
          </w:rPr>
          <w:t>Authentication</w:t>
        </w:r>
      </w:ins>
      <w:ins w:id="156" w:author="Simson Example" w:date="2018-12-09T18:11:00Z">
        <w:r>
          <w:t>"</w:t>
        </w:r>
      </w:ins>
      <w:ins w:id="157" w:author="Simson Example" w:date="2018-12-09T18:19:00Z">
        <w:r w:rsidR="008A5B7A">
          <w:t xml:space="preserve">-Komponente </w:t>
        </w:r>
      </w:ins>
      <w:ins w:id="158" w:author="Simson Example" w:date="2018-12-09T18:10:00Z">
        <w:r>
          <w:t>um eine</w:t>
        </w:r>
      </w:ins>
      <w:ins w:id="159" w:author="Simson Example" w:date="2018-12-09T18:19:00Z">
        <w:r w:rsidR="008A5B7A">
          <w:t xml:space="preserve"> Kommunikation zwischen</w:t>
        </w:r>
      </w:ins>
      <w:ins w:id="160" w:author="Simson Example" w:date="2018-12-09T18:10:00Z">
        <w:r>
          <w:t xml:space="preserve"> Client</w:t>
        </w:r>
      </w:ins>
      <w:ins w:id="161" w:author="Simson Example" w:date="2018-12-09T18:19:00Z">
        <w:r w:rsidR="008A5B7A">
          <w:t xml:space="preserve"> und </w:t>
        </w:r>
      </w:ins>
      <w:ins w:id="162" w:author="Simson Example" w:date="2018-12-09T18:10:00Z">
        <w:r>
          <w:t>Server zu ermöglichen</w:t>
        </w:r>
      </w:ins>
      <w:ins w:id="163" w:author="Simson Example" w:date="2018-12-09T18:11:00Z">
        <w:r>
          <w:t>.</w:t>
        </w:r>
      </w:ins>
      <w:ins w:id="164" w:author="Simson Example" w:date="2018-12-09T18:12:00Z">
        <w:r>
          <w:t xml:space="preserve"> </w:t>
        </w:r>
      </w:ins>
      <w:ins w:id="165" w:author="Simson Example" w:date="2018-12-09T18:16:00Z">
        <w:r w:rsidR="008A5B7A">
          <w:t>Die Schnittstelle</w:t>
        </w:r>
      </w:ins>
      <w:ins w:id="166" w:author="Simson Example" w:date="2018-12-09T18:10:00Z">
        <w:r>
          <w:rPr>
            <w:lang w:eastAsia="x-none"/>
          </w:rPr>
          <w:t xml:space="preserve"> </w:t>
        </w:r>
      </w:ins>
      <w:ins w:id="167" w:author="Simson Example" w:date="2018-12-09T18:02:00Z">
        <w:r>
          <w:rPr>
            <w:lang w:eastAsia="x-none"/>
          </w:rPr>
          <w:t xml:space="preserve">wird von </w:t>
        </w:r>
      </w:ins>
      <w:ins w:id="168" w:author="Simson Example" w:date="2018-12-09T18:09:00Z">
        <w:r>
          <w:rPr>
            <w:lang w:eastAsia="x-none"/>
          </w:rPr>
          <w:t xml:space="preserve">der </w:t>
        </w:r>
      </w:ins>
      <w:ins w:id="169" w:author="Simson Example" w:date="2018-12-09T18:04:00Z">
        <w:r>
          <w:rPr>
            <w:lang w:eastAsia="x-none"/>
          </w:rPr>
          <w:t>"</w:t>
        </w:r>
      </w:ins>
      <w:proofErr w:type="spellStart"/>
      <w:ins w:id="170" w:author="Simson Example" w:date="2018-12-09T18:03:00Z">
        <w:r w:rsidRPr="004F2671">
          <w:rPr>
            <w:i/>
            <w:lang w:eastAsia="x-none"/>
            <w:rPrChange w:id="171" w:author="Simson Example" w:date="2018-12-09T18:03:00Z">
              <w:rPr>
                <w:b w:val="0"/>
                <w:bCs w:val="0"/>
                <w:iCs w:val="0"/>
              </w:rPr>
            </w:rPrChange>
          </w:rPr>
          <w:t>AuthenticationService</w:t>
        </w:r>
      </w:ins>
      <w:proofErr w:type="spellEnd"/>
      <w:ins w:id="172" w:author="Simson Example" w:date="2018-12-09T18:04:00Z">
        <w:r w:rsidRPr="004F2671">
          <w:rPr>
            <w:lang w:eastAsia="x-none"/>
            <w:rPrChange w:id="173" w:author="Simson Example" w:date="2018-12-09T18:04:00Z">
              <w:rPr>
                <w:b w:val="0"/>
                <w:bCs w:val="0"/>
                <w:i/>
                <w:iCs w:val="0"/>
              </w:rPr>
            </w:rPrChange>
          </w:rPr>
          <w:t>"</w:t>
        </w:r>
      </w:ins>
      <w:ins w:id="174" w:author="Simson Example" w:date="2018-12-09T18:08:00Z">
        <w:r>
          <w:rPr>
            <w:lang w:eastAsia="x-none"/>
          </w:rPr>
          <w:t>-</w:t>
        </w:r>
      </w:ins>
      <w:ins w:id="175" w:author="Simson Example" w:date="2018-12-09T18:04:00Z">
        <w:r>
          <w:rPr>
            <w:lang w:eastAsia="x-none"/>
          </w:rPr>
          <w:t>Komponente verwendet und bietet</w:t>
        </w:r>
      </w:ins>
      <w:ins w:id="176" w:author="Simson Example" w:date="2018-12-09T18:14:00Z">
        <w:r w:rsidR="008A5B7A">
          <w:rPr>
            <w:lang w:eastAsia="x-none"/>
          </w:rPr>
          <w:t xml:space="preserve"> </w:t>
        </w:r>
      </w:ins>
      <w:proofErr w:type="spellStart"/>
      <w:ins w:id="177" w:author="Simson Example" w:date="2018-12-09T18:15:00Z">
        <w:r w:rsidR="008A5B7A">
          <w:rPr>
            <w:lang w:eastAsia="x-none"/>
          </w:rPr>
          <w:t>E</w:t>
        </w:r>
      </w:ins>
      <w:ins w:id="178" w:author="Simson Example" w:date="2018-12-09T18:14:00Z">
        <w:r w:rsidR="008A5B7A">
          <w:rPr>
            <w:lang w:eastAsia="x-none"/>
          </w:rPr>
          <w:t>inlog</w:t>
        </w:r>
      </w:ins>
      <w:ins w:id="179" w:author="Simson Example" w:date="2018-12-09T18:51:00Z">
        <w:r w:rsidR="00732E5F">
          <w:rPr>
            <w:lang w:eastAsia="x-none"/>
          </w:rPr>
          <w:t>g</w:t>
        </w:r>
      </w:ins>
      <w:proofErr w:type="spellEnd"/>
      <w:ins w:id="180" w:author="Simson Example" w:date="2018-12-09T18:15:00Z">
        <w:r w:rsidR="008A5B7A">
          <w:rPr>
            <w:lang w:eastAsia="x-none"/>
          </w:rPr>
          <w:t>-</w:t>
        </w:r>
      </w:ins>
      <w:ins w:id="181" w:author="Simson Example" w:date="2018-12-09T18:14:00Z">
        <w:r w:rsidR="008A5B7A">
          <w:rPr>
            <w:lang w:eastAsia="x-none"/>
          </w:rPr>
          <w:t xml:space="preserve"> </w:t>
        </w:r>
      </w:ins>
      <w:ins w:id="182" w:author="Simson Example" w:date="2018-12-09T18:15:00Z">
        <w:r w:rsidR="008A5B7A">
          <w:rPr>
            <w:lang w:eastAsia="x-none"/>
          </w:rPr>
          <w:t>bzw. Registrier-</w:t>
        </w:r>
      </w:ins>
      <w:ins w:id="183" w:author="Simson Example" w:date="2018-12-09T18:04:00Z">
        <w:r>
          <w:rPr>
            <w:lang w:eastAsia="x-none"/>
          </w:rPr>
          <w:t xml:space="preserve">Funktionen </w:t>
        </w:r>
      </w:ins>
      <w:ins w:id="184" w:author="Simson Example" w:date="2018-12-09T18:16:00Z">
        <w:r w:rsidR="008A5B7A">
          <w:rPr>
            <w:lang w:eastAsia="x-none"/>
          </w:rPr>
          <w:t xml:space="preserve">von </w:t>
        </w:r>
      </w:ins>
      <w:ins w:id="185" w:author="Simson Example" w:date="2018-12-09T18:04:00Z">
        <w:r>
          <w:rPr>
            <w:lang w:eastAsia="x-none"/>
          </w:rPr>
          <w:t xml:space="preserve">der </w:t>
        </w:r>
      </w:ins>
      <w:ins w:id="186" w:author="Simson Example" w:date="2018-12-09T18:05:00Z">
        <w:r>
          <w:rPr>
            <w:lang w:eastAsia="x-none"/>
          </w:rPr>
          <w:t>"</w:t>
        </w:r>
        <w:r w:rsidRPr="004F2671">
          <w:rPr>
            <w:i/>
            <w:lang w:eastAsia="x-none"/>
            <w:rPrChange w:id="187" w:author="Simson Example" w:date="2018-12-09T18:05:00Z">
              <w:rPr>
                <w:b w:val="0"/>
                <w:bCs w:val="0"/>
                <w:iCs w:val="0"/>
              </w:rPr>
            </w:rPrChange>
          </w:rPr>
          <w:t>Authentication</w:t>
        </w:r>
        <w:r>
          <w:rPr>
            <w:lang w:eastAsia="x-none"/>
          </w:rPr>
          <w:t xml:space="preserve">"-Komponente </w:t>
        </w:r>
      </w:ins>
      <w:ins w:id="188" w:author="Simson Example" w:date="2018-12-09T18:15:00Z">
        <w:r w:rsidR="008A5B7A">
          <w:rPr>
            <w:lang w:eastAsia="x-none"/>
          </w:rPr>
          <w:t>an.</w:t>
        </w:r>
      </w:ins>
    </w:p>
    <w:p w14:paraId="7D916814" w14:textId="5F25E3CC" w:rsidR="00632D61" w:rsidRPr="001B216A" w:rsidDel="00732E5F" w:rsidRDefault="00865F1B" w:rsidP="001B216A">
      <w:pPr>
        <w:pStyle w:val="FlietextTH"/>
        <w:jc w:val="center"/>
        <w:rPr>
          <w:del w:id="189" w:author="Simson Example" w:date="2018-12-09T18:43:00Z"/>
          <w:b/>
          <w:bCs/>
          <w:iCs/>
        </w:rPr>
      </w:pPr>
      <w:r>
        <w:rPr>
          <w:noProof/>
        </w:rPr>
        <w:drawing>
          <wp:inline distT="0" distB="0" distL="0" distR="0" wp14:anchorId="1D12D1F7" wp14:editId="7D231006">
            <wp:extent cx="3357909" cy="859315"/>
            <wp:effectExtent l="0" t="0" r="0" b="4445"/>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ildschirmfoto 2018-12-09 um 16.46.07.png"/>
                    <pic:cNvPicPr/>
                  </pic:nvPicPr>
                  <pic:blipFill>
                    <a:blip r:embed="rId21">
                      <a:extLst>
                        <a:ext uri="{28A0092B-C50C-407E-A947-70E740481C1C}">
                          <a14:useLocalDpi xmlns:a14="http://schemas.microsoft.com/office/drawing/2010/main" val="0"/>
                        </a:ext>
                      </a:extLst>
                    </a:blip>
                    <a:stretch>
                      <a:fillRect/>
                    </a:stretch>
                  </pic:blipFill>
                  <pic:spPr>
                    <a:xfrm>
                      <a:off x="0" y="0"/>
                      <a:ext cx="3685955" cy="943265"/>
                    </a:xfrm>
                    <a:prstGeom prst="rect">
                      <a:avLst/>
                    </a:prstGeom>
                  </pic:spPr>
                </pic:pic>
              </a:graphicData>
            </a:graphic>
          </wp:inline>
        </w:drawing>
      </w:r>
      <w:r w:rsidR="00632D61">
        <w:br/>
      </w:r>
      <w:r w:rsidR="00632D61" w:rsidRPr="00632D61">
        <w:t xml:space="preserve">Abbildung 3.5: Implementierung der Schnittstellen von </w:t>
      </w:r>
      <w:ins w:id="190" w:author="Simson Example" w:date="2018-12-09T18:07:00Z">
        <w:r w:rsidR="004F2671">
          <w:t>"</w:t>
        </w:r>
      </w:ins>
      <w:proofErr w:type="spellStart"/>
      <w:ins w:id="191" w:author="Simson Example" w:date="2018-12-09T17:04:00Z">
        <w:r w:rsidR="00A27451" w:rsidRPr="004F2671">
          <w:rPr>
            <w:bCs/>
            <w:i/>
            <w:iCs/>
            <w:rPrChange w:id="192" w:author="Simson Example" w:date="2018-12-09T18:08:00Z">
              <w:rPr>
                <w:bCs/>
                <w:iCs/>
              </w:rPr>
            </w:rPrChange>
          </w:rPr>
          <w:t>i</w:t>
        </w:r>
      </w:ins>
      <w:del w:id="193" w:author="Simson Example" w:date="2018-12-09T17:04:00Z">
        <w:r w:rsidR="004C1062" w:rsidRPr="004F2671" w:rsidDel="00A27451">
          <w:rPr>
            <w:bCs/>
            <w:i/>
            <w:iCs/>
            <w:rPrChange w:id="194" w:author="Simson Example" w:date="2018-12-09T18:08:00Z">
              <w:rPr>
                <w:bCs/>
                <w:iCs/>
              </w:rPr>
            </w:rPrChange>
          </w:rPr>
          <w:delText>I</w:delText>
        </w:r>
      </w:del>
      <w:r w:rsidR="00632D61" w:rsidRPr="004F2671">
        <w:rPr>
          <w:bCs/>
          <w:i/>
          <w:iCs/>
          <w:rPrChange w:id="195" w:author="Simson Example" w:date="2018-12-09T18:08:00Z">
            <w:rPr>
              <w:bCs/>
              <w:iCs/>
            </w:rPr>
          </w:rPrChange>
        </w:rPr>
        <w:t>A</w:t>
      </w:r>
      <w:bookmarkStart w:id="196" w:name="_Hlk529200376"/>
      <w:r w:rsidR="00C42255" w:rsidRPr="004F2671">
        <w:rPr>
          <w:bCs/>
          <w:i/>
          <w:iCs/>
          <w:rPrChange w:id="197" w:author="Simson Example" w:date="2018-12-09T18:08:00Z">
            <w:rPr>
              <w:bCs/>
              <w:iCs/>
            </w:rPr>
          </w:rPrChange>
        </w:rPr>
        <w:t>uthentication</w:t>
      </w:r>
      <w:proofErr w:type="spellEnd"/>
      <w:ins w:id="198" w:author="Simson Example" w:date="2018-12-09T18:07:00Z">
        <w:r w:rsidR="004F2671">
          <w:rPr>
            <w:bCs/>
            <w:iCs/>
          </w:rPr>
          <w:t>"</w:t>
        </w:r>
      </w:ins>
    </w:p>
    <w:p w14:paraId="131DBD34" w14:textId="77777777" w:rsidR="004C1062" w:rsidRPr="001B216A" w:rsidRDefault="004C1062">
      <w:pPr>
        <w:pStyle w:val="FlietextTH"/>
        <w:jc w:val="center"/>
        <w:pPrChange w:id="199" w:author="Simson Example" w:date="2018-12-09T18:43:00Z">
          <w:pPr>
            <w:pStyle w:val="FlietextTH"/>
          </w:pPr>
        </w:pPrChange>
      </w:pPr>
    </w:p>
    <w:p w14:paraId="30278420" w14:textId="50C49A08" w:rsidR="009D7FC4" w:rsidDel="0027686D" w:rsidRDefault="003C7677" w:rsidP="00FB3169">
      <w:pPr>
        <w:pStyle w:val="FlietextTH"/>
        <w:rPr>
          <w:del w:id="200" w:author="Simson Example" w:date="2018-12-09T17:04:00Z"/>
        </w:rPr>
      </w:pPr>
      <w:proofErr w:type="spellStart"/>
      <w:ins w:id="201" w:author="Simson Example" w:date="2018-12-09T17:05:00Z">
        <w:r w:rsidRPr="003C7677">
          <w:rPr>
            <w:b/>
            <w:rPrChange w:id="202" w:author="Simson Example" w:date="2018-12-09T17:08:00Z">
              <w:rPr/>
            </w:rPrChange>
          </w:rPr>
          <w:t>iAuthentication</w:t>
        </w:r>
        <w:proofErr w:type="spellEnd"/>
        <w:r w:rsidRPr="003C7677">
          <w:rPr>
            <w:b/>
            <w:rPrChange w:id="203" w:author="Simson Example" w:date="2018-12-09T17:08:00Z">
              <w:rPr/>
            </w:rPrChange>
          </w:rPr>
          <w:t xml:space="preserve"> </w:t>
        </w:r>
      </w:ins>
      <w:ins w:id="204" w:author="Simson Example" w:date="2018-12-09T18:17:00Z">
        <w:r w:rsidR="008A5B7A">
          <w:t>Sowohl</w:t>
        </w:r>
      </w:ins>
      <w:ins w:id="205" w:author="Simson Example" w:date="2018-12-09T17:25:00Z">
        <w:r w:rsidR="00B24461">
          <w:t xml:space="preserve"> </w:t>
        </w:r>
      </w:ins>
      <w:ins w:id="206" w:author="Simson Example" w:date="2018-12-09T17:27:00Z">
        <w:r w:rsidR="00B24461">
          <w:t xml:space="preserve">die </w:t>
        </w:r>
      </w:ins>
      <w:del w:id="207" w:author="Simson Example" w:date="2018-12-09T17:04:00Z">
        <w:r w:rsidR="00FB3169" w:rsidRPr="001B216A" w:rsidDel="003C7677">
          <w:delText>Die</w:delText>
        </w:r>
        <w:r w:rsidR="00FB3169" w:rsidRPr="00FB3169" w:rsidDel="003C7677">
          <w:delText xml:space="preserve"> </w:delText>
        </w:r>
        <w:r w:rsidR="00F73BA9" w:rsidRPr="00632D61" w:rsidDel="003C7677">
          <w:rPr>
            <w:i/>
          </w:rPr>
          <w:delText>Authentication</w:delText>
        </w:r>
        <w:r w:rsidR="00F73BA9" w:rsidRPr="00632D61" w:rsidDel="003C7677">
          <w:delText xml:space="preserve">-Komponente </w:delText>
        </w:r>
        <w:r w:rsidR="006E7578" w:rsidDel="003C7677">
          <w:delText>kann durch di</w:delText>
        </w:r>
        <w:r w:rsidR="00FB3169" w:rsidDel="003C7677">
          <w:delText>e</w:delText>
        </w:r>
        <w:r w:rsidR="00F73BA9" w:rsidRPr="00632D61" w:rsidDel="003C7677">
          <w:delText xml:space="preserve"> </w:delText>
        </w:r>
        <w:r w:rsidR="004C1062" w:rsidRPr="00A37BB1" w:rsidDel="003C7677">
          <w:rPr>
            <w:i/>
          </w:rPr>
          <w:delText>IAuthentication</w:delText>
        </w:r>
        <w:r w:rsidR="00F73BA9" w:rsidRPr="00A37BB1" w:rsidDel="003C7677">
          <w:rPr>
            <w:i/>
          </w:rPr>
          <w:delText>-</w:delText>
        </w:r>
        <w:r w:rsidR="00F73BA9" w:rsidRPr="00632D61" w:rsidDel="003C7677">
          <w:delText>Schnittstelle</w:delText>
        </w:r>
        <w:r w:rsidR="006E7578" w:rsidDel="003C7677">
          <w:delText xml:space="preserve"> von </w:delText>
        </w:r>
        <w:r w:rsidR="009D7FC4" w:rsidDel="003C7677">
          <w:delText xml:space="preserve">der </w:delText>
        </w:r>
        <w:r w:rsidR="009D7FC4" w:rsidRPr="009D7FC4" w:rsidDel="003C7677">
          <w:rPr>
            <w:i/>
          </w:rPr>
          <w:delText>Authentication</w:delText>
        </w:r>
        <w:r w:rsidR="009D7FC4" w:rsidDel="003C7677">
          <w:rPr>
            <w:i/>
          </w:rPr>
          <w:delText>Service</w:delText>
        </w:r>
        <w:r w:rsidR="009D7FC4" w:rsidDel="003C7677">
          <w:delText>-Komponente erreicht werden</w:delText>
        </w:r>
        <w:r w:rsidR="006E7578" w:rsidDel="003C7677">
          <w:delText>.</w:delText>
        </w:r>
        <w:r w:rsidR="00FB3169" w:rsidDel="003C7677">
          <w:delText xml:space="preserve"> Diese Schnittstelle liefert ausschließlich die Informationen über welche möglichkeiten sie Verfügt erreichbar zu sein, sie liefert keine Informationen darüber ob oder welche Daten zurück geschickt werden.</w:delText>
        </w:r>
      </w:del>
    </w:p>
    <w:p w14:paraId="1127529E" w14:textId="05A5EE3C" w:rsidR="008A5B7A" w:rsidRDefault="00B24461" w:rsidP="00FB3169">
      <w:pPr>
        <w:pStyle w:val="FlietextTH"/>
        <w:rPr>
          <w:ins w:id="208" w:author="Simson Example" w:date="2018-12-09T17:04:00Z"/>
        </w:rPr>
      </w:pPr>
      <w:ins w:id="209" w:author="Simson Example" w:date="2018-12-09T17:26:00Z">
        <w:r>
          <w:t>a</w:t>
        </w:r>
      </w:ins>
      <w:ins w:id="210" w:author="Simson Example" w:date="2018-12-09T17:21:00Z">
        <w:r w:rsidR="0027686D">
          <w:t>usgehende</w:t>
        </w:r>
      </w:ins>
      <w:ins w:id="211" w:author="Simson Example" w:date="2018-12-09T17:27:00Z">
        <w:r>
          <w:t>n</w:t>
        </w:r>
      </w:ins>
      <w:ins w:id="212" w:author="Simson Example" w:date="2018-12-09T17:21:00Z">
        <w:r w:rsidR="0027686D">
          <w:t xml:space="preserve"> </w:t>
        </w:r>
      </w:ins>
      <w:ins w:id="213" w:author="Simson Example" w:date="2018-12-09T17:28:00Z">
        <w:r>
          <w:t>als</w:t>
        </w:r>
      </w:ins>
      <w:ins w:id="214" w:author="Simson Example" w:date="2018-12-09T17:21:00Z">
        <w:r w:rsidR="0027686D">
          <w:t xml:space="preserve"> auch die </w:t>
        </w:r>
      </w:ins>
      <w:ins w:id="215" w:author="Simson Example" w:date="2018-12-09T17:27:00Z">
        <w:r>
          <w:t>(vorausgesetzten)</w:t>
        </w:r>
      </w:ins>
      <w:ins w:id="216" w:author="Simson Example" w:date="2018-12-09T17:26:00Z">
        <w:r>
          <w:t xml:space="preserve"> eingehende</w:t>
        </w:r>
      </w:ins>
      <w:ins w:id="217" w:author="Simson Example" w:date="2018-12-09T17:28:00Z">
        <w:r>
          <w:t>n</w:t>
        </w:r>
      </w:ins>
      <w:ins w:id="218" w:author="Simson Example" w:date="2018-12-09T17:26:00Z">
        <w:r>
          <w:t xml:space="preserve"> Informationen </w:t>
        </w:r>
      </w:ins>
      <w:ins w:id="219" w:author="Simson Example" w:date="2018-12-09T18:17:00Z">
        <w:r w:rsidR="008A5B7A">
          <w:t xml:space="preserve">werden </w:t>
        </w:r>
      </w:ins>
      <w:ins w:id="220" w:author="Simson Example" w:date="2018-12-09T17:26:00Z">
        <w:r>
          <w:t xml:space="preserve">als Jason-Datei </w:t>
        </w:r>
      </w:ins>
      <w:ins w:id="221" w:author="Simson Example" w:date="2018-12-09T17:27:00Z">
        <w:r>
          <w:t xml:space="preserve">zwischen Client und Server </w:t>
        </w:r>
      </w:ins>
      <w:ins w:id="222" w:author="Simson Example" w:date="2018-12-09T17:26:00Z">
        <w:r>
          <w:t>ausgetauscht.</w:t>
        </w:r>
      </w:ins>
      <w:ins w:id="223" w:author="Simson Example" w:date="2018-12-09T18:21:00Z">
        <w:r w:rsidR="008A5B7A">
          <w:t xml:space="preserve"> </w:t>
        </w:r>
      </w:ins>
    </w:p>
    <w:p w14:paraId="21E56BDA" w14:textId="0D92CB9F" w:rsidR="00FB3169" w:rsidRDefault="00FB3169" w:rsidP="008A5B7A">
      <w:pPr>
        <w:pStyle w:val="FlietextTH"/>
        <w:rPr>
          <w:ins w:id="224" w:author="Simson Example" w:date="2018-12-09T18:21:00Z"/>
        </w:rPr>
      </w:pPr>
      <w:del w:id="225" w:author="Simson Example" w:date="2018-12-09T17:29:00Z">
        <w:r w:rsidDel="00B24461">
          <w:rPr>
            <w:lang w:eastAsia="x-none"/>
          </w:rPr>
          <w:delText>In diesem Fall</w:delText>
        </w:r>
      </w:del>
      <w:ins w:id="226" w:author="Simson Example" w:date="2018-12-09T17:29:00Z">
        <w:r w:rsidR="00B24461">
          <w:rPr>
            <w:lang w:eastAsia="x-none"/>
          </w:rPr>
          <w:t xml:space="preserve">Möglichkeiten der </w:t>
        </w:r>
      </w:ins>
      <w:ins w:id="227" w:author="Simson Example" w:date="2018-12-09T17:31:00Z">
        <w:r w:rsidR="00B24461">
          <w:rPr>
            <w:lang w:eastAsia="x-none"/>
          </w:rPr>
          <w:t xml:space="preserve">REST-basierten </w:t>
        </w:r>
      </w:ins>
      <w:ins w:id="228" w:author="Simson Example" w:date="2018-12-09T17:29:00Z">
        <w:r w:rsidR="00B24461">
          <w:rPr>
            <w:lang w:eastAsia="x-none"/>
          </w:rPr>
          <w:t xml:space="preserve">Erreichbarkeit von </w:t>
        </w:r>
      </w:ins>
      <w:ins w:id="229" w:author="Simson Example" w:date="2018-12-09T18:17:00Z">
        <w:r w:rsidR="008A5B7A" w:rsidRPr="008A5B7A">
          <w:rPr>
            <w:lang w:eastAsia="x-none"/>
            <w:rPrChange w:id="230" w:author="Simson Example" w:date="2018-12-09T18:17:00Z">
              <w:rPr>
                <w:i/>
                <w:lang w:eastAsia="x-none"/>
              </w:rPr>
            </w:rPrChange>
          </w:rPr>
          <w:t>"</w:t>
        </w:r>
      </w:ins>
      <w:proofErr w:type="spellStart"/>
      <w:ins w:id="231" w:author="Simson Example" w:date="2018-12-09T17:29:00Z">
        <w:r w:rsidR="00B24461" w:rsidRPr="00B24461">
          <w:rPr>
            <w:i/>
            <w:lang w:eastAsia="x-none"/>
            <w:rPrChange w:id="232" w:author="Simson Example" w:date="2018-12-09T17:29:00Z">
              <w:rPr>
                <w:lang w:eastAsia="x-none"/>
              </w:rPr>
            </w:rPrChange>
          </w:rPr>
          <w:t>iAuthentication</w:t>
        </w:r>
      </w:ins>
      <w:proofErr w:type="spellEnd"/>
      <w:ins w:id="233" w:author="Simson Example" w:date="2018-12-09T18:17:00Z">
        <w:r w:rsidR="008A5B7A">
          <w:rPr>
            <w:lang w:eastAsia="x-none"/>
          </w:rPr>
          <w:t>"</w:t>
        </w:r>
      </w:ins>
      <w:r>
        <w:rPr>
          <w:lang w:eastAsia="x-none"/>
        </w:rPr>
        <w:t>:</w:t>
      </w:r>
      <w:ins w:id="234" w:author="Simson Example" w:date="2018-12-09T20:56:00Z">
        <w:r w:rsidR="00F110B3">
          <w:rPr>
            <w:lang w:eastAsia="x-none"/>
          </w:rPr>
          <w:tab/>
        </w:r>
      </w:ins>
      <w:del w:id="235" w:author="Simson Example" w:date="2018-12-09T20:56:00Z">
        <w:r w:rsidDel="00F110B3">
          <w:rPr>
            <w:lang w:eastAsia="x-none"/>
          </w:rPr>
          <w:delText xml:space="preserve"> </w:delText>
        </w:r>
      </w:del>
      <w:ins w:id="236" w:author="Simson Example" w:date="2018-12-09T17:30:00Z">
        <w:r w:rsidR="00B24461">
          <w:t>"</w:t>
        </w:r>
      </w:ins>
      <w:del w:id="237" w:author="Simson Example" w:date="2018-12-09T17:30:00Z">
        <w:r w:rsidR="001B216A" w:rsidDel="00B24461">
          <w:delText>'</w:delText>
        </w:r>
      </w:del>
      <w:r>
        <w:rPr>
          <w:lang w:eastAsia="x-none"/>
        </w:rPr>
        <w:t>/</w:t>
      </w:r>
      <w:proofErr w:type="spellStart"/>
      <w:r>
        <w:rPr>
          <w:lang w:eastAsia="x-none"/>
        </w:rPr>
        <w:t>register</w:t>
      </w:r>
      <w:proofErr w:type="spellEnd"/>
      <w:ins w:id="238" w:author="Simson Example" w:date="2018-12-09T17:30:00Z">
        <w:r w:rsidR="00B24461">
          <w:t>"</w:t>
        </w:r>
      </w:ins>
      <w:del w:id="239" w:author="Simson Example" w:date="2018-12-09T17:30:00Z">
        <w:r w:rsidR="001B216A" w:rsidDel="00B24461">
          <w:delText>'</w:delText>
        </w:r>
      </w:del>
      <w:r>
        <w:rPr>
          <w:lang w:eastAsia="x-none"/>
        </w:rPr>
        <w:t xml:space="preserve">, </w:t>
      </w:r>
      <w:ins w:id="240" w:author="Simson Example" w:date="2018-12-09T17:30:00Z">
        <w:r w:rsidR="00B24461">
          <w:t>"</w:t>
        </w:r>
      </w:ins>
      <w:del w:id="241" w:author="Simson Example" w:date="2018-12-09T17:30:00Z">
        <w:r w:rsidR="001B216A" w:rsidDel="00B24461">
          <w:delText>'</w:delText>
        </w:r>
      </w:del>
      <w:r>
        <w:rPr>
          <w:lang w:eastAsia="x-none"/>
        </w:rPr>
        <w:t>/</w:t>
      </w:r>
      <w:proofErr w:type="spellStart"/>
      <w:r>
        <w:rPr>
          <w:lang w:eastAsia="x-none"/>
        </w:rPr>
        <w:t>login</w:t>
      </w:r>
      <w:proofErr w:type="spellEnd"/>
      <w:ins w:id="242" w:author="Simson Example" w:date="2018-12-09T17:30:00Z">
        <w:r w:rsidR="00B24461">
          <w:t>"</w:t>
        </w:r>
      </w:ins>
      <w:del w:id="243" w:author="Simson Example" w:date="2018-12-09T17:30:00Z">
        <w:r w:rsidR="001B216A" w:rsidDel="00B24461">
          <w:delText>'</w:delText>
        </w:r>
      </w:del>
    </w:p>
    <w:p w14:paraId="0F1FAFD9" w14:textId="253FE13A" w:rsidR="008A5B7A" w:rsidRPr="0037367D" w:rsidRDefault="008A5B7A">
      <w:pPr>
        <w:pStyle w:val="FlietextTH"/>
        <w:ind w:left="851" w:hanging="851"/>
        <w:rPr>
          <w:ins w:id="244" w:author="Simson Example" w:date="2018-12-09T18:34:00Z"/>
          <w:lang w:eastAsia="x-none"/>
          <w:rPrChange w:id="245" w:author="Simson Example" w:date="2018-12-09T19:13:00Z">
            <w:rPr>
              <w:ins w:id="246" w:author="Simson Example" w:date="2018-12-09T18:34:00Z"/>
              <w:b/>
              <w:lang w:eastAsia="x-none"/>
            </w:rPr>
          </w:rPrChange>
        </w:rPr>
        <w:pPrChange w:id="247" w:author="Simson Example" w:date="2018-12-09T19:12:00Z">
          <w:pPr>
            <w:pStyle w:val="FlietextTH"/>
            <w:ind w:left="1134" w:hanging="1134"/>
          </w:pPr>
        </w:pPrChange>
      </w:pPr>
      <w:ins w:id="248" w:author="Simson Example" w:date="2018-12-09T18:21:00Z">
        <w:r w:rsidRPr="008A5B7A">
          <w:rPr>
            <w:b/>
            <w:lang w:eastAsia="x-none"/>
            <w:rPrChange w:id="249" w:author="Simson Example" w:date="2018-12-09T18:21:00Z">
              <w:rPr>
                <w:lang w:eastAsia="x-none"/>
              </w:rPr>
            </w:rPrChange>
          </w:rPr>
          <w:t>/</w:t>
        </w:r>
        <w:proofErr w:type="spellStart"/>
        <w:r w:rsidRPr="008A5B7A">
          <w:rPr>
            <w:b/>
            <w:lang w:eastAsia="x-none"/>
            <w:rPrChange w:id="250" w:author="Simson Example" w:date="2018-12-09T18:21:00Z">
              <w:rPr>
                <w:lang w:eastAsia="x-none"/>
              </w:rPr>
            </w:rPrChange>
          </w:rPr>
          <w:t>register</w:t>
        </w:r>
        <w:proofErr w:type="spellEnd"/>
        <w:r w:rsidRPr="008A5B7A">
          <w:rPr>
            <w:b/>
            <w:lang w:eastAsia="x-none"/>
            <w:rPrChange w:id="251" w:author="Simson Example" w:date="2018-12-09T18:21:00Z">
              <w:rPr>
                <w:lang w:eastAsia="x-none"/>
              </w:rPr>
            </w:rPrChange>
          </w:rPr>
          <w:tab/>
        </w:r>
      </w:ins>
      <w:ins w:id="252" w:author="Simson Example" w:date="2018-12-09T18:44:00Z">
        <w:r w:rsidR="00732E5F">
          <w:rPr>
            <w:lang w:eastAsia="x-none"/>
          </w:rPr>
          <w:t xml:space="preserve">Bei erfolgreicher Registration werden </w:t>
        </w:r>
      </w:ins>
      <w:ins w:id="253" w:author="Simson Example" w:date="2018-12-09T18:45:00Z">
        <w:r w:rsidR="00732E5F">
          <w:rPr>
            <w:lang w:eastAsia="x-none"/>
          </w:rPr>
          <w:t>die neu erzeugten Benutzerinformationen als Antwort zurückgeschickt</w:t>
        </w:r>
      </w:ins>
      <w:ins w:id="254" w:author="Simson Example" w:date="2018-12-10T13:59:00Z">
        <w:r w:rsidR="006251F2">
          <w:rPr>
            <w:lang w:eastAsia="x-none"/>
          </w:rPr>
          <w:t>.</w:t>
        </w:r>
      </w:ins>
      <w:ins w:id="255" w:author="Simson Example" w:date="2018-12-09T18:45:00Z">
        <w:r w:rsidR="00732E5F">
          <w:rPr>
            <w:lang w:eastAsia="x-none"/>
          </w:rPr>
          <w:t xml:space="preserve"> </w:t>
        </w:r>
      </w:ins>
      <w:ins w:id="256" w:author="Simson Example" w:date="2018-12-10T13:59:00Z">
        <w:r w:rsidR="006251F2">
          <w:rPr>
            <w:lang w:eastAsia="x-none"/>
          </w:rPr>
          <w:t>B</w:t>
        </w:r>
      </w:ins>
      <w:ins w:id="257" w:author="Simson Example" w:date="2018-12-09T18:45:00Z">
        <w:r w:rsidR="00732E5F">
          <w:rPr>
            <w:lang w:eastAsia="x-none"/>
          </w:rPr>
          <w:t xml:space="preserve">ei einem Fehlschlag der Registration </w:t>
        </w:r>
      </w:ins>
      <w:ins w:id="258" w:author="Simson Example" w:date="2018-12-09T19:56:00Z">
        <w:r w:rsidR="00387C59">
          <w:rPr>
            <w:lang w:eastAsia="x-none"/>
          </w:rPr>
          <w:t>beinhal</w:t>
        </w:r>
        <w:r w:rsidR="00AB76E4">
          <w:rPr>
            <w:lang w:eastAsia="x-none"/>
          </w:rPr>
          <w:t>tet</w:t>
        </w:r>
      </w:ins>
      <w:ins w:id="259" w:author="Simson Example" w:date="2018-12-09T19:09:00Z">
        <w:r w:rsidR="0037367D">
          <w:rPr>
            <w:lang w:eastAsia="x-none"/>
          </w:rPr>
          <w:t xml:space="preserve"> die Antwort </w:t>
        </w:r>
      </w:ins>
      <w:ins w:id="260" w:author="Simson Example" w:date="2018-12-09T18:45:00Z">
        <w:r w:rsidR="00732E5F">
          <w:rPr>
            <w:lang w:eastAsia="x-none"/>
          </w:rPr>
          <w:t>stattdessen eine Fehlernachricht.</w:t>
        </w:r>
      </w:ins>
      <w:ins w:id="261" w:author="Simson Example" w:date="2018-12-09T19:14:00Z">
        <w:r w:rsidR="0037367D">
          <w:rPr>
            <w:lang w:eastAsia="x-none"/>
          </w:rPr>
          <w:tab/>
        </w:r>
      </w:ins>
      <w:ins w:id="262" w:author="Simson Example" w:date="2018-12-09T19:02:00Z">
        <w:r w:rsidR="005F3B44" w:rsidRPr="0037367D">
          <w:rPr>
            <w:lang w:eastAsia="x-none"/>
          </w:rPr>
          <w:t>[</w:t>
        </w:r>
      </w:ins>
      <w:ins w:id="263" w:author="Simson Example" w:date="2018-12-09T19:00:00Z">
        <w:r w:rsidR="005F3B44" w:rsidRPr="0037367D">
          <w:rPr>
            <w:lang w:eastAsia="x-none"/>
          </w:rPr>
          <w:t>Vorausgesetzt</w:t>
        </w:r>
      </w:ins>
      <w:ins w:id="264" w:author="Simson Example" w:date="2018-12-10T13:59:00Z">
        <w:r w:rsidR="006251F2">
          <w:rPr>
            <w:lang w:eastAsia="x-none"/>
          </w:rPr>
          <w:t xml:space="preserve"> </w:t>
        </w:r>
      </w:ins>
      <w:ins w:id="265" w:author="Simson Example" w:date="2018-12-09T19:00:00Z">
        <w:r w:rsidR="005F3B44" w:rsidRPr="0037367D">
          <w:rPr>
            <w:lang w:eastAsia="x-none"/>
          </w:rPr>
          <w:t>(</w:t>
        </w:r>
        <w:proofErr w:type="spellStart"/>
        <w:r w:rsidR="005F3B44" w:rsidRPr="0037367D">
          <w:rPr>
            <w:lang w:eastAsia="x-none"/>
          </w:rPr>
          <w:t>req</w:t>
        </w:r>
        <w:proofErr w:type="spellEnd"/>
        <w:r w:rsidR="005F3B44" w:rsidRPr="0037367D">
          <w:rPr>
            <w:lang w:eastAsia="x-none"/>
          </w:rPr>
          <w:t>)</w:t>
        </w:r>
      </w:ins>
      <w:ins w:id="266" w:author="Simson Example" w:date="2018-12-09T18:55:00Z">
        <w:r w:rsidR="005F3B44" w:rsidRPr="0037367D">
          <w:rPr>
            <w:lang w:eastAsia="x-none"/>
          </w:rPr>
          <w:t>: Benutzername, E-Mail, Passwort</w:t>
        </w:r>
      </w:ins>
      <w:ins w:id="267" w:author="Simson Example" w:date="2018-12-09T19:02:00Z">
        <w:r w:rsidR="005F3B44" w:rsidRPr="0037367D">
          <w:rPr>
            <w:lang w:eastAsia="x-none"/>
          </w:rPr>
          <w:t>]</w:t>
        </w:r>
      </w:ins>
    </w:p>
    <w:p w14:paraId="1F7953C8" w14:textId="5956AE4C" w:rsidR="00D36541" w:rsidRPr="0037367D" w:rsidRDefault="00D36541">
      <w:pPr>
        <w:pStyle w:val="FlietextTH"/>
        <w:tabs>
          <w:tab w:val="left" w:pos="851"/>
        </w:tabs>
        <w:ind w:left="851" w:hanging="851"/>
        <w:rPr>
          <w:b/>
          <w:sz w:val="16"/>
          <w:szCs w:val="16"/>
          <w:lang w:eastAsia="x-none"/>
          <w:rPrChange w:id="268" w:author="Simson Example" w:date="2018-12-09T19:09:00Z">
            <w:rPr>
              <w:lang w:eastAsia="x-none"/>
            </w:rPr>
          </w:rPrChange>
        </w:rPr>
        <w:pPrChange w:id="269" w:author="Simson Example" w:date="2018-12-09T19:11:00Z">
          <w:pPr>
            <w:pStyle w:val="FlietextTH"/>
          </w:pPr>
        </w:pPrChange>
      </w:pPr>
      <w:ins w:id="270" w:author="Simson Example" w:date="2018-12-09T18:34:00Z">
        <w:r>
          <w:rPr>
            <w:b/>
            <w:lang w:eastAsia="x-none"/>
          </w:rPr>
          <w:t>/</w:t>
        </w:r>
        <w:proofErr w:type="spellStart"/>
        <w:r>
          <w:rPr>
            <w:b/>
            <w:lang w:eastAsia="x-none"/>
          </w:rPr>
          <w:t>login</w:t>
        </w:r>
        <w:proofErr w:type="spellEnd"/>
        <w:r>
          <w:rPr>
            <w:b/>
            <w:lang w:eastAsia="x-none"/>
          </w:rPr>
          <w:tab/>
        </w:r>
      </w:ins>
      <w:ins w:id="271" w:author="Simson Example" w:date="2018-12-09T18:46:00Z">
        <w:r w:rsidR="00732E5F">
          <w:rPr>
            <w:lang w:eastAsia="x-none"/>
          </w:rPr>
          <w:t>Bei erfolgreiche</w:t>
        </w:r>
      </w:ins>
      <w:ins w:id="272" w:author="Simson Example" w:date="2018-12-10T14:00:00Z">
        <w:r w:rsidR="006251F2">
          <w:rPr>
            <w:lang w:eastAsia="x-none"/>
          </w:rPr>
          <w:t>r</w:t>
        </w:r>
      </w:ins>
      <w:ins w:id="273" w:author="Simson Example" w:date="2018-12-09T18:46:00Z">
        <w:r w:rsidR="00732E5F">
          <w:rPr>
            <w:lang w:eastAsia="x-none"/>
          </w:rPr>
          <w:t xml:space="preserve"> Anmeld</w:t>
        </w:r>
      </w:ins>
      <w:ins w:id="274" w:author="Simson Example" w:date="2018-12-10T14:00:00Z">
        <w:r w:rsidR="006251F2">
          <w:rPr>
            <w:lang w:eastAsia="x-none"/>
          </w:rPr>
          <w:t>ung</w:t>
        </w:r>
      </w:ins>
      <w:ins w:id="275" w:author="Simson Example" w:date="2018-12-09T18:46:00Z">
        <w:r w:rsidR="00732E5F">
          <w:rPr>
            <w:lang w:eastAsia="x-none"/>
          </w:rPr>
          <w:t xml:space="preserve"> wird ein Session-Token gesetzt und</w:t>
        </w:r>
      </w:ins>
      <w:ins w:id="276" w:author="Simson Example" w:date="2018-12-09T18:47:00Z">
        <w:r w:rsidR="00732E5F">
          <w:rPr>
            <w:lang w:eastAsia="x-none"/>
          </w:rPr>
          <w:t xml:space="preserve"> es werden</w:t>
        </w:r>
      </w:ins>
      <w:ins w:id="277" w:author="Simson Example" w:date="2018-12-09T18:46:00Z">
        <w:r w:rsidR="00732E5F">
          <w:rPr>
            <w:lang w:eastAsia="x-none"/>
          </w:rPr>
          <w:t xml:space="preserve"> erweiterte Benutzerinformationen als Antwort zurückgeschickt</w:t>
        </w:r>
      </w:ins>
      <w:ins w:id="278" w:author="Simson Example" w:date="2018-12-10T14:00:00Z">
        <w:r w:rsidR="006251F2">
          <w:rPr>
            <w:lang w:eastAsia="x-none"/>
          </w:rPr>
          <w:t>.</w:t>
        </w:r>
      </w:ins>
      <w:ins w:id="279" w:author="Simson Example" w:date="2018-12-09T18:46:00Z">
        <w:r w:rsidR="00732E5F">
          <w:rPr>
            <w:lang w:eastAsia="x-none"/>
          </w:rPr>
          <w:t xml:space="preserve"> </w:t>
        </w:r>
      </w:ins>
      <w:ins w:id="280" w:author="Simson Example" w:date="2018-12-10T14:00:00Z">
        <w:r w:rsidR="006251F2">
          <w:rPr>
            <w:lang w:eastAsia="x-none"/>
          </w:rPr>
          <w:t>B</w:t>
        </w:r>
      </w:ins>
      <w:ins w:id="281" w:author="Simson Example" w:date="2018-12-09T18:46:00Z">
        <w:r w:rsidR="00732E5F">
          <w:rPr>
            <w:lang w:eastAsia="x-none"/>
          </w:rPr>
          <w:t xml:space="preserve">ei einem Fehlschlag der Anmeldung </w:t>
        </w:r>
      </w:ins>
      <w:ins w:id="282" w:author="Simson Example" w:date="2018-12-09T19:56:00Z">
        <w:r w:rsidR="00AB76E4">
          <w:rPr>
            <w:lang w:eastAsia="x-none"/>
          </w:rPr>
          <w:t>beinhaltet</w:t>
        </w:r>
      </w:ins>
      <w:ins w:id="283" w:author="Simson Example" w:date="2018-12-09T19:09:00Z">
        <w:r w:rsidR="0037367D">
          <w:rPr>
            <w:lang w:eastAsia="x-none"/>
          </w:rPr>
          <w:t xml:space="preserve"> die Antwort </w:t>
        </w:r>
      </w:ins>
      <w:ins w:id="284" w:author="Simson Example" w:date="2018-12-09T18:46:00Z">
        <w:r w:rsidR="00732E5F">
          <w:rPr>
            <w:lang w:eastAsia="x-none"/>
          </w:rPr>
          <w:t>stattdessen eine Fehlernachricht.</w:t>
        </w:r>
      </w:ins>
      <w:ins w:id="285" w:author="Simson Example" w:date="2018-12-09T19:57:00Z">
        <w:r w:rsidR="00AB76E4">
          <w:rPr>
            <w:lang w:eastAsia="x-none"/>
          </w:rPr>
          <w:t xml:space="preserve">   </w:t>
        </w:r>
      </w:ins>
      <w:ins w:id="286" w:author="Simson Example" w:date="2018-12-09T19:02:00Z">
        <w:r w:rsidR="005F3B44" w:rsidRPr="0037367D">
          <w:rPr>
            <w:lang w:eastAsia="x-none"/>
          </w:rPr>
          <w:t>[</w:t>
        </w:r>
        <w:proofErr w:type="spellStart"/>
        <w:r w:rsidR="005F3B44" w:rsidRPr="0037367D">
          <w:rPr>
            <w:lang w:eastAsia="x-none"/>
          </w:rPr>
          <w:t>req</w:t>
        </w:r>
        <w:proofErr w:type="spellEnd"/>
        <w:r w:rsidR="005F3B44" w:rsidRPr="0037367D">
          <w:rPr>
            <w:lang w:eastAsia="x-none"/>
          </w:rPr>
          <w:t>: Benutzername, Passwort]</w:t>
        </w:r>
      </w:ins>
    </w:p>
    <w:p w14:paraId="170081F3" w14:textId="7A4528F5" w:rsidR="001B216A" w:rsidRPr="009D7FC4" w:rsidDel="00B24461" w:rsidRDefault="009D7FC4" w:rsidP="001B216A">
      <w:pPr>
        <w:pStyle w:val="FlietextTH"/>
        <w:rPr>
          <w:del w:id="287" w:author="Simson Example" w:date="2018-12-09T17:32:00Z"/>
        </w:rPr>
      </w:pPr>
      <w:del w:id="288" w:author="Simson Example" w:date="2018-12-09T17:32:00Z">
        <w:r w:rsidRPr="001B216A" w:rsidDel="00B24461">
          <w:rPr>
            <w:b/>
          </w:rPr>
          <w:delText>router.post(</w:delText>
        </w:r>
        <w:r w:rsidR="001B216A" w:rsidRPr="001B216A" w:rsidDel="00B24461">
          <w:rPr>
            <w:b/>
          </w:rPr>
          <w:delText>'</w:delText>
        </w:r>
        <w:r w:rsidRPr="001B216A" w:rsidDel="00B24461">
          <w:rPr>
            <w:b/>
          </w:rPr>
          <w:delText>/register</w:delText>
        </w:r>
        <w:r w:rsidR="001B216A" w:rsidRPr="001B216A" w:rsidDel="00B24461">
          <w:rPr>
            <w:b/>
          </w:rPr>
          <w:delText>'</w:delText>
        </w:r>
        <w:r w:rsidRPr="001B216A" w:rsidDel="00B24461">
          <w:rPr>
            <w:b/>
          </w:rPr>
          <w:delText>, authService.register)</w:delText>
        </w:r>
        <w:r w:rsidR="001B216A" w:rsidDel="00B24461">
          <w:delText xml:space="preserve"> </w:delText>
        </w:r>
        <w:r w:rsidRPr="00FB3169" w:rsidDel="00B24461">
          <w:delText xml:space="preserve">Wenn der Pfad /register angesprochen wird, ist die darauf folgende Reaktion, die Funktion </w:delText>
        </w:r>
        <w:r w:rsidR="00FB3169" w:rsidRPr="00FB3169" w:rsidDel="00B24461">
          <w:delText>Authentication.</w:delText>
        </w:r>
        <w:r w:rsidRPr="00FB3169" w:rsidDel="00B24461">
          <w:delText>register in der Authentication Komponente aufzurufen.</w:delText>
        </w:r>
        <w:r w:rsidR="00FB3169" w:rsidRPr="00FB3169" w:rsidDel="00B24461">
          <w:delText xml:space="preserve"> Dort legt die Authentication Komponente entweder einen neuen Benutzer an und liefert die neu erstellte Daten an den Client zurück oder er sendet eine Fehlermeldung falls der Vorgang nicht erfolgt ist.</w:delText>
        </w:r>
      </w:del>
    </w:p>
    <w:bookmarkEnd w:id="196"/>
    <w:p w14:paraId="02934B9B" w14:textId="1ADBF318" w:rsidR="001B03EF" w:rsidRDefault="00B45579" w:rsidP="00B45579">
      <w:pPr>
        <w:pStyle w:val="berschrift3"/>
        <w:spacing w:before="240" w:after="60"/>
      </w:pPr>
      <w:r>
        <w:t>Verhalten</w:t>
      </w:r>
    </w:p>
    <w:p w14:paraId="0053C185" w14:textId="56DA418F" w:rsidR="00045D71" w:rsidRDefault="00FA1107" w:rsidP="00560320">
      <w:pPr>
        <w:pStyle w:val="FlietextTH"/>
        <w:jc w:val="center"/>
      </w:pPr>
      <w:ins w:id="289" w:author="Simson Example" w:date="2018-12-10T13:42:00Z">
        <w:r>
          <w:rPr>
            <w:noProof/>
            <w:lang w:eastAsia="x-none"/>
          </w:rPr>
          <w:drawing>
            <wp:inline distT="0" distB="0" distL="0" distR="0" wp14:anchorId="0E11F8B9" wp14:editId="4F3DD4C0">
              <wp:extent cx="2785589" cy="2005624"/>
              <wp:effectExtent l="0" t="0" r="0" b="127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Bildschirmfoto 2018-12-10 um 13.42.06.png"/>
                      <pic:cNvPicPr/>
                    </pic:nvPicPr>
                    <pic:blipFill>
                      <a:blip r:embed="rId16">
                        <a:extLst>
                          <a:ext uri="{28A0092B-C50C-407E-A947-70E740481C1C}">
                            <a14:useLocalDpi xmlns:a14="http://schemas.microsoft.com/office/drawing/2010/main" val="0"/>
                          </a:ext>
                        </a:extLst>
                      </a:blip>
                      <a:stretch>
                        <a:fillRect/>
                      </a:stretch>
                    </pic:blipFill>
                    <pic:spPr>
                      <a:xfrm>
                        <a:off x="0" y="0"/>
                        <a:ext cx="2818659" cy="2029434"/>
                      </a:xfrm>
                      <a:prstGeom prst="rect">
                        <a:avLst/>
                      </a:prstGeom>
                    </pic:spPr>
                  </pic:pic>
                </a:graphicData>
              </a:graphic>
            </wp:inline>
          </w:drawing>
        </w:r>
      </w:ins>
      <w:del w:id="290" w:author="Simson Example" w:date="2018-12-09T18:49:00Z">
        <w:r w:rsidR="00045D71" w:rsidDel="00732E5F">
          <w:rPr>
            <w:noProof/>
            <w:lang w:eastAsia="x-none"/>
          </w:rPr>
          <w:drawing>
            <wp:inline distT="0" distB="0" distL="0" distR="0" wp14:anchorId="269A5E61" wp14:editId="2C738421">
              <wp:extent cx="2743200" cy="1891399"/>
              <wp:effectExtent l="0" t="0" r="0" b="1270"/>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Bildschirmfoto 2018-12-07 um 15.19.26.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52199" cy="1966553"/>
                      </a:xfrm>
                      <a:prstGeom prst="rect">
                        <a:avLst/>
                      </a:prstGeom>
                    </pic:spPr>
                  </pic:pic>
                </a:graphicData>
              </a:graphic>
            </wp:inline>
          </w:drawing>
        </w:r>
      </w:del>
      <w:r w:rsidR="00045D71">
        <w:br/>
        <w:t>Abbildung 3.6:</w:t>
      </w:r>
      <w:r w:rsidR="00560320">
        <w:t xml:space="preserve"> Zustandsdiagramm der Komponente</w:t>
      </w:r>
    </w:p>
    <w:p w14:paraId="6F484CB7" w14:textId="634D5F90" w:rsidR="00286123" w:rsidRDefault="00560320" w:rsidP="00865F1B">
      <w:pPr>
        <w:pStyle w:val="FlietextTH"/>
        <w:rPr>
          <w:lang w:eastAsia="x-none"/>
        </w:rPr>
      </w:pPr>
      <w:r>
        <w:rPr>
          <w:lang w:eastAsia="x-none"/>
        </w:rPr>
        <w:t>Die Komponente „Authentication“ soll die Zustände „authentifiziert“ und „</w:t>
      </w:r>
      <w:ins w:id="291" w:author="Simson Example" w:date="2018-12-09T18:47:00Z">
        <w:r w:rsidR="00732E5F">
          <w:rPr>
            <w:lang w:eastAsia="x-none"/>
          </w:rPr>
          <w:t xml:space="preserve">nicht </w:t>
        </w:r>
      </w:ins>
      <w:del w:id="292" w:author="Simson Example" w:date="2018-12-09T18:47:00Z">
        <w:r w:rsidDel="00732E5F">
          <w:rPr>
            <w:lang w:eastAsia="x-none"/>
          </w:rPr>
          <w:delText>un</w:delText>
        </w:r>
      </w:del>
      <w:r>
        <w:rPr>
          <w:lang w:eastAsia="x-none"/>
        </w:rPr>
        <w:t xml:space="preserve">authentifiziert“ </w:t>
      </w:r>
      <w:del w:id="293" w:author="Simson Example" w:date="2018-12-10T14:01:00Z">
        <w:r w:rsidDel="006251F2">
          <w:rPr>
            <w:lang w:eastAsia="x-none"/>
          </w:rPr>
          <w:delText xml:space="preserve">erhalten </w:delText>
        </w:r>
      </w:del>
      <w:ins w:id="294" w:author="Simson Example" w:date="2018-12-10T14:01:00Z">
        <w:r w:rsidR="006251F2">
          <w:rPr>
            <w:lang w:eastAsia="x-none"/>
          </w:rPr>
          <w:t>verwalten</w:t>
        </w:r>
        <w:r w:rsidR="006251F2">
          <w:rPr>
            <w:lang w:eastAsia="x-none"/>
          </w:rPr>
          <w:t xml:space="preserve"> </w:t>
        </w:r>
      </w:ins>
      <w:r>
        <w:rPr>
          <w:lang w:eastAsia="x-none"/>
        </w:rPr>
        <w:t>können. Die möglichen Zustandsübergänge sind im Zustandsdiagramm in Abbildung 3.</w:t>
      </w:r>
      <w:r w:rsidR="00623025">
        <w:rPr>
          <w:lang w:eastAsia="x-none"/>
        </w:rPr>
        <w:t>6</w:t>
      </w:r>
      <w:r>
        <w:rPr>
          <w:lang w:eastAsia="x-none"/>
        </w:rPr>
        <w:t xml:space="preserve"> dargestellt. Die Zustandsübergänge werden durch die Implementierung der beiden Komponenten </w:t>
      </w:r>
      <w:ins w:id="295" w:author="Simson Example" w:date="2018-12-09T20:53:00Z">
        <w:r w:rsidR="00F110B3">
          <w:rPr>
            <w:lang w:eastAsia="x-none"/>
          </w:rPr>
          <w:t>"</w:t>
        </w:r>
      </w:ins>
      <w:proofErr w:type="spellStart"/>
      <w:del w:id="296" w:author="Simson Example" w:date="2018-12-09T20:53:00Z">
        <w:r w:rsidDel="00F110B3">
          <w:rPr>
            <w:lang w:eastAsia="x-none"/>
          </w:rPr>
          <w:delText>„</w:delText>
        </w:r>
      </w:del>
      <w:r w:rsidRPr="00F110B3">
        <w:rPr>
          <w:i/>
          <w:lang w:eastAsia="x-none"/>
          <w:rPrChange w:id="297" w:author="Simson Example" w:date="2018-12-09T20:53:00Z">
            <w:rPr>
              <w:lang w:eastAsia="x-none"/>
            </w:rPr>
          </w:rPrChange>
        </w:rPr>
        <w:t>AuthenticationService</w:t>
      </w:r>
      <w:proofErr w:type="spellEnd"/>
      <w:ins w:id="298" w:author="Simson Example" w:date="2018-12-09T20:53:00Z">
        <w:r w:rsidR="00F110B3">
          <w:rPr>
            <w:lang w:eastAsia="x-none"/>
          </w:rPr>
          <w:t>"</w:t>
        </w:r>
      </w:ins>
      <w:del w:id="299" w:author="Simson Example" w:date="2018-12-09T20:53:00Z">
        <w:r w:rsidDel="00F110B3">
          <w:rPr>
            <w:lang w:eastAsia="x-none"/>
          </w:rPr>
          <w:delText>“</w:delText>
        </w:r>
      </w:del>
      <w:r>
        <w:rPr>
          <w:lang w:eastAsia="x-none"/>
        </w:rPr>
        <w:t xml:space="preserve"> (Client) und </w:t>
      </w:r>
      <w:ins w:id="300" w:author="Simson Example" w:date="2018-12-09T20:53:00Z">
        <w:r w:rsidR="00F110B3">
          <w:rPr>
            <w:lang w:eastAsia="x-none"/>
          </w:rPr>
          <w:t>"</w:t>
        </w:r>
      </w:ins>
      <w:del w:id="301" w:author="Simson Example" w:date="2018-12-09T20:53:00Z">
        <w:r w:rsidRPr="00F110B3" w:rsidDel="00F110B3">
          <w:rPr>
            <w:i/>
            <w:lang w:eastAsia="x-none"/>
            <w:rPrChange w:id="302" w:author="Simson Example" w:date="2018-12-09T20:53:00Z">
              <w:rPr>
                <w:lang w:eastAsia="x-none"/>
              </w:rPr>
            </w:rPrChange>
          </w:rPr>
          <w:delText>„</w:delText>
        </w:r>
      </w:del>
      <w:r w:rsidRPr="00F110B3">
        <w:rPr>
          <w:i/>
          <w:lang w:eastAsia="x-none"/>
          <w:rPrChange w:id="303" w:author="Simson Example" w:date="2018-12-09T20:53:00Z">
            <w:rPr>
              <w:lang w:eastAsia="x-none"/>
            </w:rPr>
          </w:rPrChange>
        </w:rPr>
        <w:t>Authentication</w:t>
      </w:r>
      <w:ins w:id="304" w:author="Simson Example" w:date="2018-12-09T20:53:00Z">
        <w:r w:rsidR="00F110B3">
          <w:rPr>
            <w:lang w:eastAsia="x-none"/>
          </w:rPr>
          <w:t>"</w:t>
        </w:r>
      </w:ins>
      <w:del w:id="305" w:author="Simson Example" w:date="2018-12-09T20:53:00Z">
        <w:r w:rsidDel="00F110B3">
          <w:rPr>
            <w:lang w:eastAsia="x-none"/>
          </w:rPr>
          <w:delText>“</w:delText>
        </w:r>
      </w:del>
      <w:r>
        <w:rPr>
          <w:lang w:eastAsia="x-none"/>
        </w:rPr>
        <w:t xml:space="preserve"> (Server) realisiert.</w:t>
      </w:r>
      <w:ins w:id="306" w:author="Simson Example" w:date="2018-12-09T18:50:00Z">
        <w:r w:rsidR="00732E5F">
          <w:rPr>
            <w:lang w:eastAsia="x-none"/>
          </w:rPr>
          <w:br w:type="page"/>
        </w:r>
      </w:ins>
    </w:p>
    <w:p w14:paraId="289C2687" w14:textId="3C22337D" w:rsidR="00B45579" w:rsidRDefault="00F779AF" w:rsidP="00B45579">
      <w:pPr>
        <w:pStyle w:val="berschrift2"/>
        <w:spacing w:before="360" w:after="120"/>
      </w:pPr>
      <w:r>
        <w:lastRenderedPageBreak/>
        <w:t>Auto</w:t>
      </w:r>
      <w:r w:rsidR="00F73BA9">
        <w:t xml:space="preserve"> (Server)</w:t>
      </w:r>
    </w:p>
    <w:p w14:paraId="097ED1A7" w14:textId="6EEF7779" w:rsidR="00B45579" w:rsidRDefault="00B45579" w:rsidP="00B45579">
      <w:pPr>
        <w:pStyle w:val="berschrift3"/>
        <w:spacing w:before="240" w:after="60"/>
      </w:pPr>
      <w:r>
        <w:t>Funktion</w:t>
      </w:r>
    </w:p>
    <w:p w14:paraId="73C752F7" w14:textId="265595E2" w:rsidR="00F73BA9" w:rsidRPr="00F73BA9" w:rsidRDefault="00F73BA9" w:rsidP="00F73BA9">
      <w:pPr>
        <w:pStyle w:val="FlietextTH"/>
        <w:rPr>
          <w:lang w:eastAsia="x-none"/>
        </w:rPr>
      </w:pPr>
      <w:r w:rsidRPr="00F07F06">
        <w:rPr>
          <w:lang w:eastAsia="x-none"/>
        </w:rPr>
        <w:t xml:space="preserve">Diese Komponente </w:t>
      </w:r>
      <w:r>
        <w:rPr>
          <w:lang w:eastAsia="x-none"/>
        </w:rPr>
        <w:t>realisiert selbst keine Anwendungsfälle und besitzt auch keine GUI. Sie ist eine Unterstützungs-Komponente und stellt den anderen Komponenten Schnittstellen-Operationen für die Umsetzung von Anwendungsfällen zur Verfügung.</w:t>
      </w:r>
    </w:p>
    <w:p w14:paraId="613DA784" w14:textId="51786BDF" w:rsidR="00B45579" w:rsidRDefault="00B45579" w:rsidP="00B45579">
      <w:pPr>
        <w:pStyle w:val="berschrift3"/>
        <w:spacing w:before="240" w:after="60"/>
        <w:rPr>
          <w:ins w:id="307" w:author="Simson Example" w:date="2018-12-09T19:16:00Z"/>
        </w:rPr>
      </w:pPr>
      <w:bookmarkStart w:id="308" w:name="_Ref529199522"/>
      <w:r>
        <w:t>Schnittstellen</w:t>
      </w:r>
      <w:bookmarkEnd w:id="308"/>
    </w:p>
    <w:p w14:paraId="104E0974" w14:textId="01136783" w:rsidR="002B2DA9" w:rsidRPr="00842B3A" w:rsidRDefault="002B2DA9" w:rsidP="002B2DA9">
      <w:pPr>
        <w:pStyle w:val="FlietextTH"/>
        <w:rPr>
          <w:ins w:id="309" w:author="Simson Example" w:date="2018-12-09T19:16:00Z"/>
          <w:lang w:eastAsia="x-none"/>
        </w:rPr>
      </w:pPr>
      <w:ins w:id="310" w:author="Simson Example" w:date="2018-12-09T19:16:00Z">
        <w:r>
          <w:rPr>
            <w:lang w:eastAsia="x-none"/>
          </w:rPr>
          <w:t>"</w:t>
        </w:r>
        <w:proofErr w:type="spellStart"/>
        <w:r w:rsidRPr="00842B3A">
          <w:rPr>
            <w:i/>
            <w:lang w:eastAsia="x-none"/>
          </w:rPr>
          <w:t>iAut</w:t>
        </w:r>
      </w:ins>
      <w:ins w:id="311" w:author="Simson Example" w:date="2018-12-09T19:24:00Z">
        <w:r>
          <w:rPr>
            <w:i/>
            <w:lang w:eastAsia="x-none"/>
          </w:rPr>
          <w:t>o</w:t>
        </w:r>
      </w:ins>
      <w:proofErr w:type="spellEnd"/>
      <w:ins w:id="312" w:author="Simson Example" w:date="2018-12-09T19:16:00Z">
        <w:r>
          <w:rPr>
            <w:lang w:eastAsia="x-none"/>
          </w:rPr>
          <w:t xml:space="preserve">" </w:t>
        </w:r>
        <w:r>
          <w:t>bietet eine REST-basierte Schnittstelle für die "</w:t>
        </w:r>
        <w:r w:rsidRPr="00842B3A">
          <w:rPr>
            <w:i/>
          </w:rPr>
          <w:t>Au</w:t>
        </w:r>
      </w:ins>
      <w:ins w:id="313" w:author="Simson Example" w:date="2018-12-09T19:24:00Z">
        <w:r>
          <w:rPr>
            <w:i/>
          </w:rPr>
          <w:t>t</w:t>
        </w:r>
      </w:ins>
      <w:ins w:id="314" w:author="Simson Example" w:date="2018-12-09T20:10:00Z">
        <w:r w:rsidR="003355C0">
          <w:rPr>
            <w:i/>
          </w:rPr>
          <w:t>o</w:t>
        </w:r>
        <w:r w:rsidR="003355C0">
          <w:t>"</w:t>
        </w:r>
      </w:ins>
      <w:ins w:id="315" w:author="Simson Example" w:date="2018-12-09T19:16:00Z">
        <w:r>
          <w:t>-Komponente</w:t>
        </w:r>
      </w:ins>
      <w:ins w:id="316" w:author="Simson Example" w:date="2018-12-09T20:10:00Z">
        <w:r w:rsidR="003355C0">
          <w:t xml:space="preserve"> </w:t>
        </w:r>
      </w:ins>
      <w:ins w:id="317" w:author="Simson Example" w:date="2018-12-09T19:16:00Z">
        <w:r>
          <w:t>um eine Kommunikation zwischen Client und Server zu ermöglichen. Die Schnittstelle</w:t>
        </w:r>
        <w:r>
          <w:rPr>
            <w:lang w:eastAsia="x-none"/>
          </w:rPr>
          <w:t xml:space="preserve"> wird von der "</w:t>
        </w:r>
      </w:ins>
      <w:proofErr w:type="spellStart"/>
      <w:ins w:id="318" w:author="Simson Example" w:date="2018-12-09T19:24:00Z">
        <w:r>
          <w:rPr>
            <w:i/>
            <w:lang w:eastAsia="x-none"/>
          </w:rPr>
          <w:t>Auto</w:t>
        </w:r>
      </w:ins>
      <w:ins w:id="319" w:author="Simson Example" w:date="2018-12-09T19:16:00Z">
        <w:r w:rsidRPr="00842B3A">
          <w:rPr>
            <w:i/>
            <w:lang w:eastAsia="x-none"/>
          </w:rPr>
          <w:t>Service</w:t>
        </w:r>
        <w:proofErr w:type="spellEnd"/>
        <w:r w:rsidRPr="00842B3A">
          <w:rPr>
            <w:lang w:eastAsia="x-none"/>
          </w:rPr>
          <w:t>"</w:t>
        </w:r>
        <w:r>
          <w:rPr>
            <w:lang w:eastAsia="x-none"/>
          </w:rPr>
          <w:t xml:space="preserve">-Komponente verwendet </w:t>
        </w:r>
      </w:ins>
      <w:ins w:id="320" w:author="Simson Example" w:date="2018-12-09T20:46:00Z">
        <w:r w:rsidR="00F262F9">
          <w:rPr>
            <w:lang w:eastAsia="x-none"/>
          </w:rPr>
          <w:t xml:space="preserve">und </w:t>
        </w:r>
      </w:ins>
      <w:ins w:id="321" w:author="Simson Example" w:date="2018-12-09T19:16:00Z">
        <w:r>
          <w:rPr>
            <w:lang w:eastAsia="x-none"/>
          </w:rPr>
          <w:t xml:space="preserve">bietet </w:t>
        </w:r>
      </w:ins>
      <w:ins w:id="322" w:author="Simson Example" w:date="2018-12-09T19:34:00Z">
        <w:r w:rsidR="00C34BD6">
          <w:rPr>
            <w:lang w:eastAsia="x-none"/>
          </w:rPr>
          <w:t xml:space="preserve">die </w:t>
        </w:r>
      </w:ins>
      <w:ins w:id="323" w:author="Simson Example" w:date="2018-12-09T19:24:00Z">
        <w:r>
          <w:rPr>
            <w:lang w:eastAsia="x-none"/>
          </w:rPr>
          <w:t xml:space="preserve">Funktion </w:t>
        </w:r>
      </w:ins>
      <w:ins w:id="324" w:author="Simson Example" w:date="2018-12-09T19:25:00Z">
        <w:r>
          <w:rPr>
            <w:lang w:eastAsia="x-none"/>
          </w:rPr>
          <w:t>um eine Selektion von Elek</w:t>
        </w:r>
      </w:ins>
      <w:ins w:id="325" w:author="Simson Example" w:date="2018-12-09T19:26:00Z">
        <w:r>
          <w:rPr>
            <w:lang w:eastAsia="x-none"/>
          </w:rPr>
          <w:t>troautos</w:t>
        </w:r>
      </w:ins>
      <w:ins w:id="326" w:author="Simson Example" w:date="2018-12-09T19:34:00Z">
        <w:r w:rsidR="00C34BD6">
          <w:rPr>
            <w:lang w:eastAsia="x-none"/>
          </w:rPr>
          <w:t xml:space="preserve"> </w:t>
        </w:r>
      </w:ins>
      <w:ins w:id="327" w:author="Simson Example" w:date="2018-12-09T19:26:00Z">
        <w:r>
          <w:rPr>
            <w:lang w:eastAsia="x-none"/>
          </w:rPr>
          <w:t xml:space="preserve">als Liste </w:t>
        </w:r>
        <w:r w:rsidR="00C34BD6">
          <w:rPr>
            <w:lang w:eastAsia="x-none"/>
          </w:rPr>
          <w:t>geliefert zu bekommen</w:t>
        </w:r>
      </w:ins>
      <w:ins w:id="328" w:author="Simson Example" w:date="2018-12-09T19:35:00Z">
        <w:r w:rsidR="00C34BD6">
          <w:rPr>
            <w:lang w:eastAsia="x-none"/>
          </w:rPr>
          <w:t>.</w:t>
        </w:r>
      </w:ins>
    </w:p>
    <w:p w14:paraId="13CF3C6E" w14:textId="3CD47299" w:rsidR="002B2DA9" w:rsidRPr="0066343F" w:rsidRDefault="00844162">
      <w:pPr>
        <w:pStyle w:val="FlietextTH"/>
        <w:jc w:val="center"/>
        <w:rPr>
          <w:ins w:id="329" w:author="Simson Example" w:date="2018-12-09T19:14:00Z"/>
        </w:rPr>
        <w:pPrChange w:id="330" w:author="Simson Example" w:date="2018-12-09T19:17:00Z">
          <w:pPr>
            <w:pStyle w:val="berschrift3"/>
            <w:spacing w:before="240" w:after="60"/>
          </w:pPr>
        </w:pPrChange>
      </w:pPr>
      <w:ins w:id="331" w:author="Simson Example" w:date="2018-12-09T20:40:00Z">
        <w:r>
          <w:rPr>
            <w:noProof/>
            <w:lang w:eastAsia="x-none"/>
          </w:rPr>
          <w:drawing>
            <wp:inline distT="0" distB="0" distL="0" distR="0" wp14:anchorId="3D3D32B2" wp14:editId="34436F90">
              <wp:extent cx="3379304" cy="855707"/>
              <wp:effectExtent l="0" t="0" r="0" b="0"/>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Bildschirmfoto 2018-12-09 um 20.40.28.png"/>
                      <pic:cNvPicPr/>
                    </pic:nvPicPr>
                    <pic:blipFill>
                      <a:blip r:embed="rId22">
                        <a:extLst>
                          <a:ext uri="{28A0092B-C50C-407E-A947-70E740481C1C}">
                            <a14:useLocalDpi xmlns:a14="http://schemas.microsoft.com/office/drawing/2010/main" val="0"/>
                          </a:ext>
                        </a:extLst>
                      </a:blip>
                      <a:stretch>
                        <a:fillRect/>
                      </a:stretch>
                    </pic:blipFill>
                    <pic:spPr>
                      <a:xfrm>
                        <a:off x="0" y="0"/>
                        <a:ext cx="3427291" cy="867858"/>
                      </a:xfrm>
                      <a:prstGeom prst="rect">
                        <a:avLst/>
                      </a:prstGeom>
                    </pic:spPr>
                  </pic:pic>
                </a:graphicData>
              </a:graphic>
            </wp:inline>
          </w:drawing>
        </w:r>
      </w:ins>
    </w:p>
    <w:p w14:paraId="6F3DA828" w14:textId="3A65E76E" w:rsidR="002B2DA9" w:rsidRDefault="002B2DA9" w:rsidP="002B2DA9">
      <w:pPr>
        <w:pStyle w:val="FlietextTH"/>
        <w:jc w:val="center"/>
        <w:rPr>
          <w:ins w:id="332" w:author="Simson Example" w:date="2018-12-09T19:27:00Z"/>
          <w:bCs/>
          <w:iCs/>
        </w:rPr>
      </w:pPr>
      <w:ins w:id="333" w:author="Simson Example" w:date="2018-12-09T19:17:00Z">
        <w:r>
          <w:rPr>
            <w:lang w:eastAsia="x-none"/>
          </w:rPr>
          <w:t>Abbildung 3.7:</w:t>
        </w:r>
        <w:r w:rsidRPr="00632D61">
          <w:t xml:space="preserve"> Implementierung der Schnittstellen von </w:t>
        </w:r>
        <w:r>
          <w:t>"</w:t>
        </w:r>
        <w:proofErr w:type="spellStart"/>
        <w:r w:rsidRPr="00842B3A">
          <w:rPr>
            <w:bCs/>
            <w:i/>
            <w:iCs/>
          </w:rPr>
          <w:t>i</w:t>
        </w:r>
      </w:ins>
      <w:ins w:id="334" w:author="Simson Example" w:date="2018-12-09T19:18:00Z">
        <w:r>
          <w:rPr>
            <w:bCs/>
            <w:i/>
            <w:iCs/>
          </w:rPr>
          <w:t>Aut</w:t>
        </w:r>
      </w:ins>
      <w:ins w:id="335" w:author="Simson Example" w:date="2018-12-09T19:36:00Z">
        <w:r w:rsidR="004B3425">
          <w:rPr>
            <w:bCs/>
            <w:i/>
            <w:iCs/>
          </w:rPr>
          <w:t>o</w:t>
        </w:r>
      </w:ins>
      <w:proofErr w:type="spellEnd"/>
      <w:ins w:id="336" w:author="Simson Example" w:date="2018-12-09T19:17:00Z">
        <w:r>
          <w:rPr>
            <w:bCs/>
            <w:iCs/>
          </w:rPr>
          <w:t>"</w:t>
        </w:r>
      </w:ins>
    </w:p>
    <w:p w14:paraId="376A93B6" w14:textId="49B1391B" w:rsidR="00C34BD6" w:rsidRDefault="00C34BD6" w:rsidP="00C34BD6">
      <w:pPr>
        <w:pStyle w:val="FlietextTH"/>
        <w:rPr>
          <w:ins w:id="337" w:author="Simson Example" w:date="2018-12-09T19:27:00Z"/>
        </w:rPr>
      </w:pPr>
      <w:proofErr w:type="spellStart"/>
      <w:ins w:id="338" w:author="Simson Example" w:date="2018-12-09T19:27:00Z">
        <w:r w:rsidRPr="00842B3A">
          <w:rPr>
            <w:b/>
          </w:rPr>
          <w:t>i</w:t>
        </w:r>
        <w:r>
          <w:rPr>
            <w:b/>
          </w:rPr>
          <w:t>Auto</w:t>
        </w:r>
        <w:proofErr w:type="spellEnd"/>
        <w:r w:rsidRPr="00842B3A">
          <w:rPr>
            <w:b/>
          </w:rPr>
          <w:t xml:space="preserve"> </w:t>
        </w:r>
        <w:r>
          <w:t xml:space="preserve">Sowohl die ausgehenden als auch die (vorausgesetzten) eingehenden Informationen werden als Jason-Datei zwischen Client und Server ausgetauscht. </w:t>
        </w:r>
      </w:ins>
    </w:p>
    <w:p w14:paraId="0EB17068" w14:textId="1BE01FD7" w:rsidR="00C34BD6" w:rsidRDefault="00C34BD6" w:rsidP="00C34BD6">
      <w:pPr>
        <w:pStyle w:val="FlietextTH"/>
        <w:rPr>
          <w:ins w:id="339" w:author="Simson Example" w:date="2018-12-09T19:27:00Z"/>
        </w:rPr>
      </w:pPr>
      <w:ins w:id="340" w:author="Simson Example" w:date="2018-12-09T19:27:00Z">
        <w:r>
          <w:rPr>
            <w:lang w:eastAsia="x-none"/>
          </w:rPr>
          <w:t xml:space="preserve">Möglichkeiten der REST-basierten Erreichbarkeit von </w:t>
        </w:r>
        <w:r w:rsidRPr="00842B3A">
          <w:rPr>
            <w:lang w:eastAsia="x-none"/>
          </w:rPr>
          <w:t>"</w:t>
        </w:r>
        <w:proofErr w:type="spellStart"/>
        <w:r w:rsidRPr="00842B3A">
          <w:rPr>
            <w:i/>
            <w:lang w:eastAsia="x-none"/>
          </w:rPr>
          <w:t>iAut</w:t>
        </w:r>
      </w:ins>
      <w:ins w:id="341" w:author="Simson Example" w:date="2018-12-09T19:28:00Z">
        <w:r>
          <w:rPr>
            <w:i/>
            <w:lang w:eastAsia="x-none"/>
          </w:rPr>
          <w:t>o</w:t>
        </w:r>
      </w:ins>
      <w:proofErr w:type="spellEnd"/>
      <w:ins w:id="342" w:author="Simson Example" w:date="2018-12-09T19:27:00Z">
        <w:r>
          <w:rPr>
            <w:lang w:eastAsia="x-none"/>
          </w:rPr>
          <w:t>":</w:t>
        </w:r>
      </w:ins>
      <w:ins w:id="343" w:author="Simson Example" w:date="2018-12-10T14:03:00Z">
        <w:r w:rsidR="003313D0">
          <w:rPr>
            <w:lang w:eastAsia="x-none"/>
          </w:rPr>
          <w:tab/>
        </w:r>
      </w:ins>
      <w:ins w:id="344" w:author="Simson Example" w:date="2018-12-09T19:35:00Z">
        <w:r>
          <w:t>"/</w:t>
        </w:r>
      </w:ins>
      <w:ins w:id="345" w:author="Simson Example" w:date="2018-12-09T19:36:00Z">
        <w:r>
          <w:t>"</w:t>
        </w:r>
      </w:ins>
    </w:p>
    <w:p w14:paraId="4065003E" w14:textId="4296BDD9" w:rsidR="004B3425" w:rsidRPr="0066343F" w:rsidRDefault="004B3425">
      <w:pPr>
        <w:pStyle w:val="FlietextTH"/>
        <w:ind w:left="851" w:hanging="851"/>
        <w:pPrChange w:id="346" w:author="Simson Example" w:date="2018-12-09T20:30:00Z">
          <w:pPr>
            <w:pStyle w:val="berschrift3"/>
            <w:spacing w:before="240" w:after="60"/>
          </w:pPr>
        </w:pPrChange>
      </w:pPr>
      <w:ins w:id="347" w:author="Simson Example" w:date="2018-12-09T19:43:00Z">
        <w:r w:rsidRPr="00AB76E4">
          <w:rPr>
            <w:b/>
            <w:bCs/>
            <w:iCs/>
            <w:sz w:val="22"/>
            <w:szCs w:val="22"/>
            <w:rPrChange w:id="348" w:author="Simson Example" w:date="2018-12-09T20:04:00Z">
              <w:rPr/>
            </w:rPrChange>
          </w:rPr>
          <w:t>/</w:t>
        </w:r>
        <w:r>
          <w:rPr>
            <w:b/>
            <w:bCs/>
            <w:iCs/>
          </w:rPr>
          <w:tab/>
        </w:r>
      </w:ins>
      <w:ins w:id="349" w:author="Simson Example" w:date="2018-12-09T19:59:00Z">
        <w:r w:rsidR="00AB76E4">
          <w:rPr>
            <w:bCs/>
            <w:iCs/>
          </w:rPr>
          <w:t>Ruft die Funktion "</w:t>
        </w:r>
      </w:ins>
      <w:proofErr w:type="spellStart"/>
      <w:proofErr w:type="gramStart"/>
      <w:ins w:id="350" w:author="Simson Example" w:date="2018-12-09T20:00:00Z">
        <w:r w:rsidR="00AB76E4" w:rsidRPr="00F110B3">
          <w:rPr>
            <w:bCs/>
            <w:i/>
            <w:iCs/>
            <w:rPrChange w:id="351" w:author="Simson Example" w:date="2018-12-09T20:52:00Z">
              <w:rPr>
                <w:b w:val="0"/>
              </w:rPr>
            </w:rPrChange>
          </w:rPr>
          <w:t>getAuto</w:t>
        </w:r>
        <w:proofErr w:type="spellEnd"/>
        <w:r w:rsidR="00AB76E4" w:rsidRPr="00F110B3">
          <w:rPr>
            <w:bCs/>
            <w:i/>
            <w:iCs/>
            <w:rPrChange w:id="352" w:author="Simson Example" w:date="2018-12-09T20:52:00Z">
              <w:rPr>
                <w:b w:val="0"/>
              </w:rPr>
            </w:rPrChange>
          </w:rPr>
          <w:t>(</w:t>
        </w:r>
        <w:proofErr w:type="gramEnd"/>
        <w:r w:rsidR="00AB76E4" w:rsidRPr="00F110B3">
          <w:rPr>
            <w:bCs/>
            <w:i/>
            <w:iCs/>
            <w:rPrChange w:id="353" w:author="Simson Example" w:date="2018-12-09T20:52:00Z">
              <w:rPr>
                <w:b w:val="0"/>
              </w:rPr>
            </w:rPrChange>
          </w:rPr>
          <w:t>…)</w:t>
        </w:r>
        <w:r w:rsidR="00AB76E4">
          <w:rPr>
            <w:bCs/>
            <w:iCs/>
          </w:rPr>
          <w:t xml:space="preserve">" auf und </w:t>
        </w:r>
      </w:ins>
      <w:ins w:id="354" w:author="Simson Example" w:date="2018-12-09T20:01:00Z">
        <w:r w:rsidR="00AB76E4">
          <w:rPr>
            <w:bCs/>
            <w:iCs/>
          </w:rPr>
          <w:t>liefert als Antwort eine</w:t>
        </w:r>
      </w:ins>
      <w:ins w:id="355" w:author="Simson Example" w:date="2018-12-09T20:02:00Z">
        <w:r w:rsidR="00AB76E4">
          <w:rPr>
            <w:bCs/>
            <w:iCs/>
          </w:rPr>
          <w:t xml:space="preserve"> selektierte</w:t>
        </w:r>
      </w:ins>
      <w:ins w:id="356" w:author="Simson Example" w:date="2018-12-09T20:01:00Z">
        <w:r w:rsidR="00AB76E4">
          <w:rPr>
            <w:bCs/>
            <w:iCs/>
          </w:rPr>
          <w:t xml:space="preserve"> </w:t>
        </w:r>
      </w:ins>
      <w:ins w:id="357" w:author="Simson Example" w:date="2018-12-09T20:02:00Z">
        <w:r w:rsidR="00AB76E4">
          <w:rPr>
            <w:bCs/>
            <w:iCs/>
          </w:rPr>
          <w:t xml:space="preserve">Liste von </w:t>
        </w:r>
      </w:ins>
      <w:ins w:id="358" w:author="Simson Example" w:date="2018-12-09T20:51:00Z">
        <w:r w:rsidR="00F110B3">
          <w:rPr>
            <w:bCs/>
            <w:iCs/>
          </w:rPr>
          <w:t>Elektroa</w:t>
        </w:r>
      </w:ins>
      <w:ins w:id="359" w:author="Simson Example" w:date="2018-12-09T20:02:00Z">
        <w:r w:rsidR="00AB76E4">
          <w:rPr>
            <w:bCs/>
            <w:iCs/>
          </w:rPr>
          <w:t>utos. Die Selektion</w:t>
        </w:r>
      </w:ins>
      <w:ins w:id="360" w:author="Simson Example" w:date="2018-12-09T20:51:00Z">
        <w:r w:rsidR="00F110B3">
          <w:rPr>
            <w:bCs/>
            <w:iCs/>
          </w:rPr>
          <w:t xml:space="preserve"> der</w:t>
        </w:r>
      </w:ins>
      <w:ins w:id="361" w:author="Simson Example" w:date="2018-12-09T20:02:00Z">
        <w:r w:rsidR="00AB76E4">
          <w:rPr>
            <w:bCs/>
            <w:iCs/>
          </w:rPr>
          <w:t xml:space="preserve"> </w:t>
        </w:r>
      </w:ins>
      <w:ins w:id="362" w:author="Simson Example" w:date="2018-12-09T20:51:00Z">
        <w:r w:rsidR="00F110B3">
          <w:rPr>
            <w:bCs/>
            <w:iCs/>
          </w:rPr>
          <w:t>L</w:t>
        </w:r>
      </w:ins>
      <w:ins w:id="363" w:author="Simson Example" w:date="2018-12-09T20:02:00Z">
        <w:r w:rsidR="00AB76E4">
          <w:rPr>
            <w:bCs/>
            <w:iCs/>
          </w:rPr>
          <w:t>ist</w:t>
        </w:r>
      </w:ins>
      <w:ins w:id="364" w:author="Simson Example" w:date="2018-12-09T20:51:00Z">
        <w:r w:rsidR="00F110B3">
          <w:rPr>
            <w:bCs/>
            <w:iCs/>
          </w:rPr>
          <w:t>e ist</w:t>
        </w:r>
      </w:ins>
      <w:ins w:id="365" w:author="Simson Example" w:date="2018-12-09T20:02:00Z">
        <w:r w:rsidR="00AB76E4">
          <w:rPr>
            <w:bCs/>
            <w:iCs/>
          </w:rPr>
          <w:t xml:space="preserve"> abhängig von den </w:t>
        </w:r>
      </w:ins>
      <w:proofErr w:type="gramStart"/>
      <w:ins w:id="366" w:author="Simson Example" w:date="2018-12-09T20:04:00Z">
        <w:r w:rsidR="00AB76E4">
          <w:rPr>
            <w:bCs/>
            <w:iCs/>
          </w:rPr>
          <w:t>Filter-Parametern</w:t>
        </w:r>
      </w:ins>
      <w:proofErr w:type="gramEnd"/>
      <w:ins w:id="367" w:author="Simson Example" w:date="2018-12-10T14:04:00Z">
        <w:r w:rsidR="003313D0">
          <w:rPr>
            <w:bCs/>
            <w:iCs/>
          </w:rPr>
          <w:t xml:space="preserve"> die</w:t>
        </w:r>
      </w:ins>
      <w:ins w:id="368" w:author="Simson Example" w:date="2018-12-09T20:03:00Z">
        <w:r w:rsidR="00AB76E4">
          <w:rPr>
            <w:bCs/>
            <w:iCs/>
          </w:rPr>
          <w:t xml:space="preserve"> vom </w:t>
        </w:r>
      </w:ins>
      <w:ins w:id="369" w:author="Simson Example" w:date="2018-12-09T20:52:00Z">
        <w:r w:rsidR="00F110B3">
          <w:rPr>
            <w:bCs/>
            <w:iCs/>
          </w:rPr>
          <w:t>Besucher</w:t>
        </w:r>
      </w:ins>
      <w:ins w:id="370" w:author="Simson Example" w:date="2018-12-09T20:03:00Z">
        <w:r w:rsidR="00AB76E4">
          <w:rPr>
            <w:bCs/>
            <w:iCs/>
          </w:rPr>
          <w:t xml:space="preserve"> ausgewählt worden sind.</w:t>
        </w:r>
      </w:ins>
    </w:p>
    <w:p w14:paraId="16BDBDD2" w14:textId="3067A55F" w:rsidR="002E3A4A" w:rsidDel="00AB76E4" w:rsidRDefault="002E3A4A" w:rsidP="002E3A4A">
      <w:pPr>
        <w:pStyle w:val="FlietextTH"/>
        <w:rPr>
          <w:del w:id="371" w:author="Simson Example" w:date="2018-12-09T20:04:00Z"/>
        </w:rPr>
      </w:pPr>
      <w:del w:id="372" w:author="Simson Example" w:date="2018-12-09T20:04:00Z">
        <w:r w:rsidDel="00AB76E4">
          <w:rPr>
            <w:lang w:eastAsia="x-none"/>
          </w:rPr>
          <w:delText xml:space="preserve">Die </w:delText>
        </w:r>
        <w:r w:rsidR="00F779AF" w:rsidDel="00AB76E4">
          <w:rPr>
            <w:i/>
          </w:rPr>
          <w:delText>Auto</w:delText>
        </w:r>
        <w:r w:rsidDel="00AB76E4">
          <w:delText>-Komponente bietet die "I</w:delText>
        </w:r>
        <w:r w:rsidR="00F779AF" w:rsidDel="00AB76E4">
          <w:delText>Auto</w:delText>
        </w:r>
        <w:r w:rsidDel="00AB76E4">
          <w:delText xml:space="preserve">Service"-Schnittstelle an, die von der </w:delText>
        </w:r>
        <w:r w:rsidR="0023599C" w:rsidDel="00AB76E4">
          <w:rPr>
            <w:i/>
          </w:rPr>
          <w:delText>Besucher</w:delText>
        </w:r>
        <w:r w:rsidDel="00AB76E4">
          <w:delText>-Komponente benötigt wird. Diese ermöglicht das gezielte Filtern von E-Autos auf der Basis vorgegebener Kriterien.</w:delText>
        </w:r>
      </w:del>
    </w:p>
    <w:p w14:paraId="15506778" w14:textId="77777777" w:rsidR="00B45579" w:rsidRDefault="00B45579" w:rsidP="00B45579">
      <w:pPr>
        <w:pStyle w:val="berschrift3"/>
        <w:spacing w:before="240" w:after="60"/>
      </w:pPr>
      <w:r>
        <w:t>Verhalten</w:t>
      </w:r>
    </w:p>
    <w:p w14:paraId="1F7A83E3" w14:textId="77777777" w:rsidR="00F110B3" w:rsidRDefault="002E3A4A" w:rsidP="0037367D">
      <w:pPr>
        <w:pStyle w:val="FlietextTH"/>
        <w:rPr>
          <w:ins w:id="373" w:author="Simson Example" w:date="2018-12-09T20:56:00Z"/>
        </w:rPr>
      </w:pPr>
      <w:r>
        <w:t xml:space="preserve">Diese Komponente besitzt kein </w:t>
      </w:r>
      <w:proofErr w:type="gramStart"/>
      <w:r>
        <w:t>zu spezifizierendes Verhalten</w:t>
      </w:r>
      <w:proofErr w:type="gramEnd"/>
      <w:r>
        <w:t>.</w:t>
      </w:r>
    </w:p>
    <w:p w14:paraId="04493D77" w14:textId="28715945" w:rsidR="0037367D" w:rsidRDefault="0037367D">
      <w:pPr>
        <w:pStyle w:val="FlietextTH"/>
        <w:rPr>
          <w:ins w:id="374" w:author="Simson Example" w:date="2018-12-09T19:14:00Z"/>
        </w:rPr>
        <w:pPrChange w:id="375" w:author="Simson Example" w:date="2018-12-09T19:14:00Z">
          <w:pPr/>
        </w:pPrChange>
      </w:pPr>
      <w:ins w:id="376" w:author="Simson Example" w:date="2018-12-09T19:14:00Z">
        <w:r>
          <w:br w:type="page"/>
        </w:r>
      </w:ins>
    </w:p>
    <w:p w14:paraId="73112A24" w14:textId="77777777" w:rsidR="002E3A4A" w:rsidDel="0037367D" w:rsidRDefault="002E3A4A" w:rsidP="002E3A4A">
      <w:pPr>
        <w:pStyle w:val="FlietextTH"/>
        <w:rPr>
          <w:del w:id="377" w:author="Simson Example" w:date="2018-12-09T19:14:00Z"/>
        </w:rPr>
      </w:pPr>
    </w:p>
    <w:p w14:paraId="1E3E2CF6" w14:textId="77777777" w:rsidR="001B216A" w:rsidDel="0037367D" w:rsidRDefault="001B216A">
      <w:pPr>
        <w:rPr>
          <w:del w:id="378" w:author="Simson Example" w:date="2018-12-09T19:14:00Z"/>
        </w:rPr>
      </w:pPr>
    </w:p>
    <w:p w14:paraId="546D2304" w14:textId="77777777" w:rsidR="001B216A" w:rsidRDefault="001B216A">
      <w:pPr>
        <w:pStyle w:val="FlietextTH"/>
        <w:pPrChange w:id="379" w:author="Simson Example" w:date="2018-12-09T19:14:00Z">
          <w:pPr/>
        </w:pPrChange>
      </w:pPr>
    </w:p>
    <w:p w14:paraId="76F2F855" w14:textId="6FF9006E" w:rsidR="00B45579" w:rsidRDefault="00510B63" w:rsidP="00B45579">
      <w:pPr>
        <w:pStyle w:val="berschrift2"/>
        <w:spacing w:before="360" w:after="120"/>
      </w:pPr>
      <w:r>
        <w:t xml:space="preserve">Rating </w:t>
      </w:r>
      <w:r w:rsidR="00F73BA9">
        <w:t>(Server)</w:t>
      </w:r>
    </w:p>
    <w:p w14:paraId="622DDBC0" w14:textId="2987965C" w:rsidR="00B45579" w:rsidRDefault="00B45579" w:rsidP="00B45579">
      <w:pPr>
        <w:pStyle w:val="berschrift3"/>
        <w:spacing w:before="240" w:after="60"/>
      </w:pPr>
      <w:r>
        <w:t>Funktion</w:t>
      </w:r>
    </w:p>
    <w:p w14:paraId="51A0205C" w14:textId="19CD2ACB" w:rsidR="00F73BA9" w:rsidRPr="00F73BA9" w:rsidRDefault="00F73BA9" w:rsidP="00F73BA9">
      <w:pPr>
        <w:pStyle w:val="FlietextTH"/>
        <w:rPr>
          <w:lang w:eastAsia="x-none"/>
        </w:rPr>
      </w:pPr>
      <w:r w:rsidRPr="00F07F06">
        <w:rPr>
          <w:lang w:eastAsia="x-none"/>
        </w:rPr>
        <w:t xml:space="preserve">Diese Komponente </w:t>
      </w:r>
      <w:r>
        <w:rPr>
          <w:lang w:eastAsia="x-none"/>
        </w:rPr>
        <w:t>realisiert selbst keine Anwendungsfälle und besitzt auch keine GUI. Sie ist eine Unterstützungs-Komponente und stellt den anderen Komponenten Schnittstellen-Operationen für die Umsetzung von Anwendungsfällen zur Verfügung.</w:t>
      </w:r>
    </w:p>
    <w:p w14:paraId="3CA9FE8D" w14:textId="201AE294" w:rsidR="0066343F" w:rsidRPr="0066343F" w:rsidRDefault="00B45579" w:rsidP="0066343F">
      <w:pPr>
        <w:pStyle w:val="berschrift3"/>
        <w:spacing w:before="240" w:after="60"/>
        <w:rPr>
          <w:ins w:id="380" w:author="Simson Example" w:date="2018-12-09T20:08:00Z"/>
          <w:rPrChange w:id="381" w:author="Simson Example" w:date="2018-12-10T10:54:00Z">
            <w:rPr>
              <w:ins w:id="382" w:author="Simson Example" w:date="2018-12-09T20:08:00Z"/>
            </w:rPr>
          </w:rPrChange>
        </w:rPr>
        <w:pPrChange w:id="383" w:author="Simson Example" w:date="2018-12-10T10:54:00Z">
          <w:pPr>
            <w:pStyle w:val="berschrift3"/>
            <w:spacing w:before="240" w:after="60"/>
          </w:pPr>
        </w:pPrChange>
      </w:pPr>
      <w:bookmarkStart w:id="384" w:name="_Ref529199731"/>
      <w:r>
        <w:t>Schnittstellen</w:t>
      </w:r>
      <w:bookmarkEnd w:id="384"/>
    </w:p>
    <w:p w14:paraId="7B67FF5D" w14:textId="7A0F9686" w:rsidR="00AB76E4" w:rsidRPr="0066343F" w:rsidRDefault="00AB76E4">
      <w:pPr>
        <w:pStyle w:val="FlietextTH"/>
        <w:rPr>
          <w:ins w:id="385" w:author="Simson Example" w:date="2018-12-09T20:08:00Z"/>
        </w:rPr>
        <w:pPrChange w:id="386" w:author="Simson Example" w:date="2018-12-09T20:08:00Z">
          <w:pPr>
            <w:pStyle w:val="berschrift3"/>
            <w:spacing w:before="240" w:after="60"/>
          </w:pPr>
        </w:pPrChange>
      </w:pPr>
      <w:ins w:id="387" w:author="Simson Example" w:date="2018-12-09T20:08:00Z">
        <w:r>
          <w:rPr>
            <w:lang w:eastAsia="x-none"/>
          </w:rPr>
          <w:t>"</w:t>
        </w:r>
        <w:proofErr w:type="spellStart"/>
        <w:r w:rsidRPr="00842B3A">
          <w:rPr>
            <w:i/>
            <w:lang w:eastAsia="x-none"/>
          </w:rPr>
          <w:t>i</w:t>
        </w:r>
      </w:ins>
      <w:ins w:id="388" w:author="Simson Example" w:date="2018-12-09T20:09:00Z">
        <w:r>
          <w:rPr>
            <w:i/>
            <w:lang w:eastAsia="x-none"/>
          </w:rPr>
          <w:t>Rating</w:t>
        </w:r>
      </w:ins>
      <w:proofErr w:type="spellEnd"/>
      <w:ins w:id="389" w:author="Simson Example" w:date="2018-12-09T20:08:00Z">
        <w:r>
          <w:rPr>
            <w:lang w:eastAsia="x-none"/>
          </w:rPr>
          <w:t xml:space="preserve">" </w:t>
        </w:r>
        <w:r>
          <w:t>bietet eine REST-basierte Schnittstelle für die "</w:t>
        </w:r>
      </w:ins>
      <w:ins w:id="390" w:author="Simson Example" w:date="2018-12-09T20:41:00Z">
        <w:r w:rsidR="00F262F9">
          <w:rPr>
            <w:i/>
          </w:rPr>
          <w:t>Rating</w:t>
        </w:r>
      </w:ins>
      <w:ins w:id="391" w:author="Simson Example" w:date="2018-12-09T20:08:00Z">
        <w:r>
          <w:t>"-Komponente um eine Kommunikation zwischen Client und Server zu ermöglichen. Die Schnittstelle</w:t>
        </w:r>
        <w:r>
          <w:rPr>
            <w:lang w:eastAsia="x-none"/>
          </w:rPr>
          <w:t xml:space="preserve"> wird von der "</w:t>
        </w:r>
      </w:ins>
      <w:proofErr w:type="spellStart"/>
      <w:ins w:id="392" w:author="Simson Example" w:date="2018-12-09T20:41:00Z">
        <w:r w:rsidR="00F262F9">
          <w:rPr>
            <w:i/>
            <w:lang w:eastAsia="x-none"/>
          </w:rPr>
          <w:t>Rating</w:t>
        </w:r>
      </w:ins>
      <w:ins w:id="393" w:author="Simson Example" w:date="2018-12-09T20:08:00Z">
        <w:r w:rsidRPr="00842B3A">
          <w:rPr>
            <w:i/>
            <w:lang w:eastAsia="x-none"/>
          </w:rPr>
          <w:t>Service</w:t>
        </w:r>
        <w:proofErr w:type="spellEnd"/>
        <w:r w:rsidRPr="00842B3A">
          <w:rPr>
            <w:lang w:eastAsia="x-none"/>
          </w:rPr>
          <w:t>"</w:t>
        </w:r>
        <w:r>
          <w:rPr>
            <w:lang w:eastAsia="x-none"/>
          </w:rPr>
          <w:t>-Komponente verwendet</w:t>
        </w:r>
      </w:ins>
      <w:ins w:id="394" w:author="Simson Example" w:date="2018-12-10T14:09:00Z">
        <w:r w:rsidR="003313D0">
          <w:rPr>
            <w:lang w:eastAsia="x-none"/>
          </w:rPr>
          <w:t>.</w:t>
        </w:r>
      </w:ins>
      <w:ins w:id="395" w:author="Simson Example" w:date="2018-12-09T20:08:00Z">
        <w:r>
          <w:rPr>
            <w:lang w:eastAsia="x-none"/>
          </w:rPr>
          <w:t xml:space="preserve"> </w:t>
        </w:r>
      </w:ins>
      <w:ins w:id="396" w:author="Simson Example" w:date="2018-12-10T14:09:00Z">
        <w:r w:rsidR="003313D0">
          <w:rPr>
            <w:lang w:eastAsia="x-none"/>
          </w:rPr>
          <w:t xml:space="preserve">Sie </w:t>
        </w:r>
      </w:ins>
      <w:ins w:id="397" w:author="Simson Example" w:date="2018-12-10T14:13:00Z">
        <w:r w:rsidR="003313D0">
          <w:rPr>
            <w:lang w:eastAsia="x-none"/>
          </w:rPr>
          <w:t>benutzt</w:t>
        </w:r>
      </w:ins>
      <w:ins w:id="398" w:author="Simson Example" w:date="2018-12-09T20:08:00Z">
        <w:r>
          <w:rPr>
            <w:lang w:eastAsia="x-none"/>
          </w:rPr>
          <w:t xml:space="preserve"> die Funktionen </w:t>
        </w:r>
      </w:ins>
      <w:ins w:id="399" w:author="Simson Example" w:date="2018-12-10T14:14:00Z">
        <w:r w:rsidR="003F336F">
          <w:rPr>
            <w:lang w:eastAsia="x-none"/>
          </w:rPr>
          <w:t>der</w:t>
        </w:r>
      </w:ins>
      <w:ins w:id="400" w:author="Simson Example" w:date="2018-12-10T14:13:00Z">
        <w:r w:rsidR="003313D0">
          <w:rPr>
            <w:lang w:eastAsia="x-none"/>
          </w:rPr>
          <w:t xml:space="preserve"> </w:t>
        </w:r>
        <w:r w:rsidR="003F336F">
          <w:rPr>
            <w:lang w:eastAsia="x-none"/>
          </w:rPr>
          <w:t>"</w:t>
        </w:r>
        <w:r w:rsidR="003313D0" w:rsidRPr="003F336F">
          <w:rPr>
            <w:i/>
            <w:lang w:eastAsia="x-none"/>
            <w:rPrChange w:id="401" w:author="Simson Example" w:date="2018-12-10T14:13:00Z">
              <w:rPr/>
            </w:rPrChange>
          </w:rPr>
          <w:t>Rating</w:t>
        </w:r>
        <w:r w:rsidR="003F336F" w:rsidRPr="003F336F">
          <w:rPr>
            <w:lang w:eastAsia="x-none"/>
            <w:rPrChange w:id="402" w:author="Simson Example" w:date="2018-12-10T14:14:00Z">
              <w:rPr>
                <w:i/>
              </w:rPr>
            </w:rPrChange>
          </w:rPr>
          <w:t>"</w:t>
        </w:r>
      </w:ins>
      <w:ins w:id="403" w:author="Simson Example" w:date="2018-12-10T14:14:00Z">
        <w:r w:rsidR="003F336F">
          <w:rPr>
            <w:lang w:eastAsia="x-none"/>
          </w:rPr>
          <w:t>-Komponente</w:t>
        </w:r>
      </w:ins>
      <w:ins w:id="404" w:author="Simson Example" w:date="2018-12-10T14:13:00Z">
        <w:r w:rsidR="003313D0">
          <w:rPr>
            <w:lang w:eastAsia="x-none"/>
          </w:rPr>
          <w:t xml:space="preserve"> </w:t>
        </w:r>
      </w:ins>
      <w:ins w:id="405" w:author="Simson Example" w:date="2018-12-09T20:48:00Z">
        <w:r w:rsidR="00F262F9">
          <w:rPr>
            <w:lang w:eastAsia="x-none"/>
          </w:rPr>
          <w:t xml:space="preserve">um Bewertungen </w:t>
        </w:r>
      </w:ins>
      <w:ins w:id="406" w:author="Simson Example" w:date="2018-12-09T20:49:00Z">
        <w:r w:rsidR="00F262F9">
          <w:rPr>
            <w:lang w:eastAsia="x-none"/>
          </w:rPr>
          <w:t>zu</w:t>
        </w:r>
      </w:ins>
      <w:ins w:id="407" w:author="Simson Example" w:date="2018-12-09T20:50:00Z">
        <w:r w:rsidR="00F262F9">
          <w:rPr>
            <w:lang w:eastAsia="x-none"/>
          </w:rPr>
          <w:t>rück zu</w:t>
        </w:r>
      </w:ins>
      <w:ins w:id="408" w:author="Simson Example" w:date="2018-12-09T20:49:00Z">
        <w:r w:rsidR="00F262F9">
          <w:rPr>
            <w:lang w:eastAsia="x-none"/>
          </w:rPr>
          <w:t xml:space="preserve"> liefern oder Bewertungen</w:t>
        </w:r>
      </w:ins>
      <w:ins w:id="409" w:author="Simson Example" w:date="2018-12-09T20:50:00Z">
        <w:r w:rsidR="00F262F9">
          <w:rPr>
            <w:lang w:eastAsia="x-none"/>
          </w:rPr>
          <w:t xml:space="preserve"> zu erhalten und</w:t>
        </w:r>
      </w:ins>
      <w:ins w:id="410" w:author="Simson Example" w:date="2018-12-09T20:49:00Z">
        <w:r w:rsidR="00F262F9">
          <w:rPr>
            <w:lang w:eastAsia="x-none"/>
          </w:rPr>
          <w:t xml:space="preserve"> </w:t>
        </w:r>
      </w:ins>
      <w:ins w:id="411" w:author="Simson Example" w:date="2018-12-09T20:50:00Z">
        <w:r w:rsidR="00F262F9">
          <w:rPr>
            <w:lang w:eastAsia="x-none"/>
          </w:rPr>
          <w:t>zuzuweisen</w:t>
        </w:r>
      </w:ins>
      <w:ins w:id="412" w:author="Simson Example" w:date="2018-12-09T20:49:00Z">
        <w:r w:rsidR="00F262F9">
          <w:rPr>
            <w:lang w:eastAsia="x-none"/>
          </w:rPr>
          <w:t>.</w:t>
        </w:r>
      </w:ins>
    </w:p>
    <w:p w14:paraId="4E2A8436" w14:textId="7B3C6B6D" w:rsidR="00F262F9" w:rsidRPr="000F25CE" w:rsidRDefault="00F262F9" w:rsidP="000F25CE">
      <w:pPr>
        <w:pStyle w:val="FlietextTH"/>
        <w:jc w:val="center"/>
        <w:rPr>
          <w:ins w:id="413" w:author="Simson Example" w:date="2018-12-09T20:51:00Z"/>
          <w:bCs/>
          <w:iCs/>
          <w:rPrChange w:id="414" w:author="Simson Example" w:date="2018-12-10T13:08:00Z">
            <w:rPr>
              <w:ins w:id="415" w:author="Simson Example" w:date="2018-12-09T20:51:00Z"/>
              <w:lang w:eastAsia="x-none"/>
            </w:rPr>
          </w:rPrChange>
        </w:rPr>
        <w:pPrChange w:id="416" w:author="Simson Example" w:date="2018-12-10T13:08:00Z">
          <w:pPr>
            <w:pStyle w:val="FlietextTH"/>
            <w:jc w:val="center"/>
          </w:pPr>
        </w:pPrChange>
      </w:pPr>
      <w:ins w:id="417" w:author="Simson Example" w:date="2018-12-09T20:41:00Z">
        <w:r>
          <w:rPr>
            <w:noProof/>
            <w:lang w:eastAsia="x-none"/>
          </w:rPr>
          <w:drawing>
            <wp:inline distT="0" distB="0" distL="0" distR="0" wp14:anchorId="6449504E" wp14:editId="58659E4B">
              <wp:extent cx="3369365" cy="853945"/>
              <wp:effectExtent l="0" t="0" r="0" b="0"/>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Bildschirmfoto 2018-12-09 um 20.37.25.png"/>
                      <pic:cNvPicPr/>
                    </pic:nvPicPr>
                    <pic:blipFill>
                      <a:blip r:embed="rId23">
                        <a:extLst>
                          <a:ext uri="{28A0092B-C50C-407E-A947-70E740481C1C}">
                            <a14:useLocalDpi xmlns:a14="http://schemas.microsoft.com/office/drawing/2010/main" val="0"/>
                          </a:ext>
                        </a:extLst>
                      </a:blip>
                      <a:stretch>
                        <a:fillRect/>
                      </a:stretch>
                    </pic:blipFill>
                    <pic:spPr>
                      <a:xfrm>
                        <a:off x="0" y="0"/>
                        <a:ext cx="3420918" cy="867011"/>
                      </a:xfrm>
                      <a:prstGeom prst="rect">
                        <a:avLst/>
                      </a:prstGeom>
                    </pic:spPr>
                  </pic:pic>
                </a:graphicData>
              </a:graphic>
            </wp:inline>
          </w:drawing>
        </w:r>
      </w:ins>
      <w:ins w:id="418" w:author="Simson Example" w:date="2018-12-10T13:08:00Z">
        <w:r w:rsidR="000F25CE">
          <w:rPr>
            <w:lang w:eastAsia="x-none"/>
          </w:rPr>
          <w:br/>
        </w:r>
        <w:r w:rsidR="000F25CE">
          <w:rPr>
            <w:lang w:eastAsia="x-none"/>
          </w:rPr>
          <w:t>Abbildung 3.</w:t>
        </w:r>
        <w:r w:rsidR="000F25CE">
          <w:rPr>
            <w:lang w:eastAsia="x-none"/>
          </w:rPr>
          <w:t>8</w:t>
        </w:r>
        <w:r w:rsidR="000F25CE">
          <w:rPr>
            <w:lang w:eastAsia="x-none"/>
          </w:rPr>
          <w:t>:</w:t>
        </w:r>
        <w:r w:rsidR="000F25CE" w:rsidRPr="00632D61">
          <w:t xml:space="preserve"> Implementierung der Schnittstellen von </w:t>
        </w:r>
        <w:r w:rsidR="000F25CE">
          <w:t>"</w:t>
        </w:r>
        <w:proofErr w:type="spellStart"/>
        <w:r w:rsidR="000F25CE" w:rsidRPr="00842B3A">
          <w:rPr>
            <w:bCs/>
            <w:i/>
            <w:iCs/>
          </w:rPr>
          <w:t>i</w:t>
        </w:r>
        <w:r w:rsidR="000F25CE">
          <w:rPr>
            <w:bCs/>
            <w:i/>
            <w:iCs/>
          </w:rPr>
          <w:t>Rating</w:t>
        </w:r>
        <w:proofErr w:type="spellEnd"/>
        <w:r w:rsidR="000F25CE">
          <w:rPr>
            <w:bCs/>
            <w:iCs/>
          </w:rPr>
          <w:t>"</w:t>
        </w:r>
      </w:ins>
    </w:p>
    <w:p w14:paraId="22DBC8CD" w14:textId="2170767D" w:rsidR="00F110B3" w:rsidRDefault="00F110B3" w:rsidP="00F110B3">
      <w:pPr>
        <w:pStyle w:val="FlietextTH"/>
        <w:rPr>
          <w:ins w:id="419" w:author="Simson Example" w:date="2018-12-09T20:55:00Z"/>
        </w:rPr>
      </w:pPr>
      <w:proofErr w:type="spellStart"/>
      <w:ins w:id="420" w:author="Simson Example" w:date="2018-12-09T20:55:00Z">
        <w:r w:rsidRPr="00842B3A">
          <w:rPr>
            <w:b/>
          </w:rPr>
          <w:t>i</w:t>
        </w:r>
      </w:ins>
      <w:ins w:id="421" w:author="Simson Example" w:date="2018-12-10T10:54:00Z">
        <w:r w:rsidR="0066343F">
          <w:rPr>
            <w:b/>
          </w:rPr>
          <w:t>Rating</w:t>
        </w:r>
      </w:ins>
      <w:proofErr w:type="spellEnd"/>
      <w:ins w:id="422" w:author="Simson Example" w:date="2018-12-09T20:55:00Z">
        <w:r w:rsidRPr="00842B3A">
          <w:rPr>
            <w:b/>
          </w:rPr>
          <w:t xml:space="preserve"> </w:t>
        </w:r>
        <w:r>
          <w:t>Sowohl die ausgehenden als auch die (vorausgesetzten) eingehenden</w:t>
        </w:r>
        <w:bookmarkStart w:id="423" w:name="_GoBack"/>
        <w:bookmarkEnd w:id="423"/>
        <w:r>
          <w:t xml:space="preserve"> Informationen werden als Jason-Datei zwischen Client und Server ausgetauscht. </w:t>
        </w:r>
      </w:ins>
    </w:p>
    <w:p w14:paraId="64B331D8" w14:textId="2BFDFA8F" w:rsidR="00F110B3" w:rsidRDefault="00F110B3" w:rsidP="00F110B3">
      <w:pPr>
        <w:pStyle w:val="FlietextTH"/>
        <w:rPr>
          <w:ins w:id="424" w:author="Simson Example" w:date="2018-12-09T20:57:00Z"/>
        </w:rPr>
      </w:pPr>
      <w:ins w:id="425" w:author="Simson Example" w:date="2018-12-09T20:55:00Z">
        <w:r>
          <w:rPr>
            <w:lang w:eastAsia="x-none"/>
          </w:rPr>
          <w:t xml:space="preserve">Möglichkeiten der REST-basierten Erreichbarkeit von </w:t>
        </w:r>
        <w:r w:rsidRPr="00842B3A">
          <w:rPr>
            <w:lang w:eastAsia="x-none"/>
          </w:rPr>
          <w:t>"</w:t>
        </w:r>
        <w:proofErr w:type="spellStart"/>
        <w:r w:rsidRPr="00842B3A">
          <w:rPr>
            <w:i/>
            <w:lang w:eastAsia="x-none"/>
          </w:rPr>
          <w:t>i</w:t>
        </w:r>
        <w:r>
          <w:rPr>
            <w:i/>
            <w:lang w:eastAsia="x-none"/>
          </w:rPr>
          <w:t>Rating</w:t>
        </w:r>
        <w:proofErr w:type="spellEnd"/>
        <w:r>
          <w:rPr>
            <w:lang w:eastAsia="x-none"/>
          </w:rPr>
          <w:t>":</w:t>
        </w:r>
      </w:ins>
      <w:ins w:id="426" w:author="Simson Example" w:date="2018-12-09T20:56:00Z">
        <w:r>
          <w:rPr>
            <w:lang w:eastAsia="x-none"/>
          </w:rPr>
          <w:tab/>
        </w:r>
      </w:ins>
      <w:ins w:id="427" w:author="Simson Example" w:date="2018-12-09T20:55:00Z">
        <w:r>
          <w:t>"/</w:t>
        </w:r>
        <w:proofErr w:type="spellStart"/>
        <w:r>
          <w:t>user</w:t>
        </w:r>
        <w:proofErr w:type="spellEnd"/>
        <w:r>
          <w:t>/:</w:t>
        </w:r>
        <w:proofErr w:type="spellStart"/>
        <w:r>
          <w:t>id</w:t>
        </w:r>
        <w:proofErr w:type="spellEnd"/>
        <w:r>
          <w:t>", "/</w:t>
        </w:r>
        <w:proofErr w:type="spellStart"/>
        <w:r>
          <w:t>auto</w:t>
        </w:r>
        <w:proofErr w:type="spellEnd"/>
        <w:r>
          <w:t>/:</w:t>
        </w:r>
        <w:proofErr w:type="spellStart"/>
        <w:r>
          <w:t>id</w:t>
        </w:r>
        <w:proofErr w:type="spellEnd"/>
        <w:r>
          <w:t>"</w:t>
        </w:r>
      </w:ins>
      <w:ins w:id="428" w:author="Simson Example" w:date="2018-12-09T20:56:00Z">
        <w:r>
          <w:t>, "/</w:t>
        </w:r>
        <w:proofErr w:type="spellStart"/>
        <w:r>
          <w:t>auto</w:t>
        </w:r>
        <w:proofErr w:type="spellEnd"/>
        <w:r>
          <w:t>"</w:t>
        </w:r>
      </w:ins>
    </w:p>
    <w:p w14:paraId="46A48493" w14:textId="7E800FC8" w:rsidR="00903E2E" w:rsidRDefault="00F110B3">
      <w:pPr>
        <w:pStyle w:val="FlietextTH"/>
        <w:ind w:left="1134" w:hanging="1134"/>
        <w:rPr>
          <w:ins w:id="429" w:author="Simson Example" w:date="2018-12-09T20:57:00Z"/>
        </w:rPr>
        <w:pPrChange w:id="430" w:author="Simson Example" w:date="2018-12-10T00:32:00Z">
          <w:pPr>
            <w:pStyle w:val="FlietextTH"/>
          </w:pPr>
        </w:pPrChange>
      </w:pPr>
      <w:ins w:id="431" w:author="Simson Example" w:date="2018-12-09T20:57:00Z">
        <w:r w:rsidRPr="0066343F">
          <w:rPr>
            <w:b/>
            <w:rPrChange w:id="432" w:author="Simson Example" w:date="2018-12-10T10:53:00Z">
              <w:rPr/>
            </w:rPrChange>
          </w:rPr>
          <w:t>/</w:t>
        </w:r>
        <w:proofErr w:type="spellStart"/>
        <w:r w:rsidRPr="0066343F">
          <w:rPr>
            <w:b/>
            <w:rPrChange w:id="433" w:author="Simson Example" w:date="2018-12-10T10:53:00Z">
              <w:rPr/>
            </w:rPrChange>
          </w:rPr>
          <w:t>user</w:t>
        </w:r>
        <w:proofErr w:type="spellEnd"/>
        <w:r w:rsidRPr="0066343F">
          <w:rPr>
            <w:b/>
            <w:rPrChange w:id="434" w:author="Simson Example" w:date="2018-12-10T10:53:00Z">
              <w:rPr/>
            </w:rPrChange>
          </w:rPr>
          <w:t>/:</w:t>
        </w:r>
        <w:proofErr w:type="spellStart"/>
        <w:r w:rsidRPr="0066343F">
          <w:rPr>
            <w:b/>
            <w:rPrChange w:id="435" w:author="Simson Example" w:date="2018-12-10T10:53:00Z">
              <w:rPr/>
            </w:rPrChange>
          </w:rPr>
          <w:t>id</w:t>
        </w:r>
        <w:proofErr w:type="spellEnd"/>
        <w:r>
          <w:tab/>
        </w:r>
      </w:ins>
      <w:ins w:id="436" w:author="Simson Example" w:date="2018-12-10T00:22:00Z">
        <w:r w:rsidR="00E17C21">
          <w:t>Ruft die Funktion "</w:t>
        </w:r>
      </w:ins>
      <w:proofErr w:type="spellStart"/>
      <w:proofErr w:type="gramStart"/>
      <w:ins w:id="437" w:author="Simson Example" w:date="2018-12-10T00:24:00Z">
        <w:r w:rsidR="00903E2E" w:rsidRPr="00903E2E">
          <w:rPr>
            <w:i/>
            <w:rPrChange w:id="438" w:author="Simson Example" w:date="2018-12-10T00:25:00Z">
              <w:rPr/>
            </w:rPrChange>
          </w:rPr>
          <w:t>getUserRating</w:t>
        </w:r>
        <w:proofErr w:type="spellEnd"/>
        <w:r w:rsidR="00903E2E" w:rsidRPr="00903E2E">
          <w:rPr>
            <w:i/>
            <w:rPrChange w:id="439" w:author="Simson Example" w:date="2018-12-10T00:25:00Z">
              <w:rPr/>
            </w:rPrChange>
          </w:rPr>
          <w:t>(</w:t>
        </w:r>
        <w:proofErr w:type="gramEnd"/>
        <w:r w:rsidR="00903E2E" w:rsidRPr="00903E2E">
          <w:rPr>
            <w:i/>
            <w:rPrChange w:id="440" w:author="Simson Example" w:date="2018-12-10T00:25:00Z">
              <w:rPr/>
            </w:rPrChange>
          </w:rPr>
          <w:t>…)</w:t>
        </w:r>
      </w:ins>
      <w:ins w:id="441" w:author="Simson Example" w:date="2018-12-10T00:25:00Z">
        <w:r w:rsidR="00903E2E">
          <w:t xml:space="preserve">" auf und </w:t>
        </w:r>
      </w:ins>
      <w:ins w:id="442" w:author="Simson Example" w:date="2018-12-10T00:28:00Z">
        <w:r w:rsidR="00903E2E">
          <w:t xml:space="preserve">liefert </w:t>
        </w:r>
      </w:ins>
      <w:ins w:id="443" w:author="Simson Example" w:date="2018-12-10T00:29:00Z">
        <w:r w:rsidR="00903E2E">
          <w:t xml:space="preserve">als Antwort </w:t>
        </w:r>
      </w:ins>
      <w:ins w:id="444" w:author="Simson Example" w:date="2018-12-10T00:35:00Z">
        <w:r w:rsidR="00FA6093">
          <w:t>die</w:t>
        </w:r>
      </w:ins>
      <w:ins w:id="445" w:author="Simson Example" w:date="2018-12-10T00:29:00Z">
        <w:r w:rsidR="00903E2E">
          <w:t xml:space="preserve"> Liste </w:t>
        </w:r>
      </w:ins>
      <w:ins w:id="446" w:author="Simson Example" w:date="2018-12-10T00:31:00Z">
        <w:r w:rsidR="00903E2E">
          <w:t>der Bewertungen eines Benutzers zurück</w:t>
        </w:r>
      </w:ins>
      <w:ins w:id="447" w:author="Simson Example" w:date="2018-12-10T13:10:00Z">
        <w:r w:rsidR="000F25CE">
          <w:t>,</w:t>
        </w:r>
      </w:ins>
      <w:ins w:id="448" w:author="Simson Example" w:date="2018-12-10T00:42:00Z">
        <w:r w:rsidR="00FA6093">
          <w:t xml:space="preserve"> dessen ID </w:t>
        </w:r>
        <w:r w:rsidR="00355139">
          <w:t>von der Client Seite mit</w:t>
        </w:r>
      </w:ins>
      <w:ins w:id="449" w:author="Simson Example" w:date="2018-12-10T00:43:00Z">
        <w:r w:rsidR="00355139">
          <w:t>geschickt worden ist.</w:t>
        </w:r>
      </w:ins>
    </w:p>
    <w:p w14:paraId="05FBF8CE" w14:textId="57F22C2F" w:rsidR="00F110B3" w:rsidRPr="000F25CE" w:rsidRDefault="00F110B3">
      <w:pPr>
        <w:pStyle w:val="FlietextTH"/>
        <w:ind w:left="1134" w:hanging="1134"/>
        <w:rPr>
          <w:ins w:id="450" w:author="Simson Example" w:date="2018-12-09T20:57:00Z"/>
          <w:rPrChange w:id="451" w:author="Simson Example" w:date="2018-12-10T13:09:00Z">
            <w:rPr>
              <w:ins w:id="452" w:author="Simson Example" w:date="2018-12-09T20:57:00Z"/>
            </w:rPr>
          </w:rPrChange>
        </w:rPr>
        <w:pPrChange w:id="453" w:author="Simson Example" w:date="2018-12-10T00:43:00Z">
          <w:pPr>
            <w:pStyle w:val="FlietextTH"/>
          </w:pPr>
        </w:pPrChange>
      </w:pPr>
      <w:ins w:id="454" w:author="Simson Example" w:date="2018-12-09T20:57:00Z">
        <w:r w:rsidRPr="0066343F">
          <w:rPr>
            <w:b/>
            <w:rPrChange w:id="455" w:author="Simson Example" w:date="2018-12-10T10:53:00Z">
              <w:rPr/>
            </w:rPrChange>
          </w:rPr>
          <w:t>/</w:t>
        </w:r>
        <w:proofErr w:type="spellStart"/>
        <w:r w:rsidRPr="0066343F">
          <w:rPr>
            <w:b/>
            <w:rPrChange w:id="456" w:author="Simson Example" w:date="2018-12-10T10:53:00Z">
              <w:rPr/>
            </w:rPrChange>
          </w:rPr>
          <w:t>auto</w:t>
        </w:r>
        <w:proofErr w:type="spellEnd"/>
        <w:r w:rsidRPr="0066343F">
          <w:rPr>
            <w:b/>
            <w:rPrChange w:id="457" w:author="Simson Example" w:date="2018-12-10T10:53:00Z">
              <w:rPr/>
            </w:rPrChange>
          </w:rPr>
          <w:t>/:</w:t>
        </w:r>
        <w:proofErr w:type="spellStart"/>
        <w:r w:rsidRPr="0066343F">
          <w:rPr>
            <w:b/>
            <w:rPrChange w:id="458" w:author="Simson Example" w:date="2018-12-10T10:53:00Z">
              <w:rPr/>
            </w:rPrChange>
          </w:rPr>
          <w:t>id</w:t>
        </w:r>
        <w:proofErr w:type="spellEnd"/>
        <w:r>
          <w:tab/>
        </w:r>
      </w:ins>
      <w:ins w:id="459" w:author="Simson Example" w:date="2018-12-10T00:41:00Z">
        <w:r w:rsidR="00FA6093">
          <w:t>Ruft die Funktion "</w:t>
        </w:r>
        <w:proofErr w:type="spellStart"/>
        <w:proofErr w:type="gramStart"/>
        <w:r w:rsidR="00FA6093" w:rsidRPr="00842B3A">
          <w:rPr>
            <w:i/>
          </w:rPr>
          <w:t>get</w:t>
        </w:r>
        <w:r w:rsidR="00FA6093">
          <w:rPr>
            <w:i/>
          </w:rPr>
          <w:t>Auto</w:t>
        </w:r>
        <w:r w:rsidR="00FA6093" w:rsidRPr="00842B3A">
          <w:rPr>
            <w:i/>
          </w:rPr>
          <w:t>Rating</w:t>
        </w:r>
        <w:proofErr w:type="spellEnd"/>
        <w:r w:rsidR="00FA6093" w:rsidRPr="00842B3A">
          <w:rPr>
            <w:i/>
          </w:rPr>
          <w:t>(</w:t>
        </w:r>
        <w:proofErr w:type="gramEnd"/>
        <w:r w:rsidR="00FA6093" w:rsidRPr="00842B3A">
          <w:rPr>
            <w:i/>
          </w:rPr>
          <w:t>…)</w:t>
        </w:r>
        <w:r w:rsidR="00FA6093">
          <w:t>" auf und liefert als Antwort die Liste der Bewertungen eines Elektroautos zurück</w:t>
        </w:r>
      </w:ins>
      <w:ins w:id="460" w:author="Simson Example" w:date="2018-12-10T13:09:00Z">
        <w:r w:rsidR="000F25CE">
          <w:t>,</w:t>
        </w:r>
      </w:ins>
      <w:ins w:id="461" w:author="Simson Example" w:date="2018-12-10T00:43:00Z">
        <w:r w:rsidR="00355139">
          <w:t xml:space="preserve"> dessen ID von der Client Seite mitgeschickt </w:t>
        </w:r>
        <w:r w:rsidR="00355139" w:rsidRPr="000F25CE">
          <w:rPr>
            <w:rPrChange w:id="462" w:author="Simson Example" w:date="2018-12-10T13:09:00Z">
              <w:rPr/>
            </w:rPrChange>
          </w:rPr>
          <w:t>worden ist.</w:t>
        </w:r>
      </w:ins>
    </w:p>
    <w:p w14:paraId="4B7B1501" w14:textId="3C1B4DAF" w:rsidR="00F262F9" w:rsidDel="0066343F" w:rsidRDefault="00F110B3">
      <w:pPr>
        <w:pStyle w:val="FlietextTH"/>
        <w:ind w:left="1134" w:hanging="1134"/>
        <w:rPr>
          <w:del w:id="463" w:author="Simson Example" w:date="2018-12-10T01:07:00Z"/>
        </w:rPr>
      </w:pPr>
      <w:ins w:id="464" w:author="Simson Example" w:date="2018-12-09T20:57:00Z">
        <w:r w:rsidRPr="0066343F">
          <w:rPr>
            <w:b/>
            <w:rPrChange w:id="465" w:author="Simson Example" w:date="2018-12-10T10:53:00Z">
              <w:rPr/>
            </w:rPrChange>
          </w:rPr>
          <w:t>/</w:t>
        </w:r>
        <w:proofErr w:type="spellStart"/>
        <w:r w:rsidRPr="0066343F">
          <w:rPr>
            <w:b/>
            <w:rPrChange w:id="466" w:author="Simson Example" w:date="2018-12-10T10:53:00Z">
              <w:rPr/>
            </w:rPrChange>
          </w:rPr>
          <w:t>auto</w:t>
        </w:r>
        <w:proofErr w:type="spellEnd"/>
        <w:r>
          <w:tab/>
        </w:r>
      </w:ins>
      <w:ins w:id="467" w:author="Simson Example" w:date="2018-12-10T00:41:00Z">
        <w:r w:rsidR="00FA6093">
          <w:t>Ruft die Funktion "</w:t>
        </w:r>
        <w:proofErr w:type="spellStart"/>
        <w:proofErr w:type="gramStart"/>
        <w:r w:rsidR="00FA6093">
          <w:rPr>
            <w:i/>
          </w:rPr>
          <w:t>s</w:t>
        </w:r>
        <w:r w:rsidR="00FA6093" w:rsidRPr="00842B3A">
          <w:rPr>
            <w:i/>
          </w:rPr>
          <w:t>et</w:t>
        </w:r>
        <w:r w:rsidR="00FA6093">
          <w:rPr>
            <w:i/>
          </w:rPr>
          <w:t>Auto</w:t>
        </w:r>
        <w:r w:rsidR="00FA6093" w:rsidRPr="00842B3A">
          <w:rPr>
            <w:i/>
          </w:rPr>
          <w:t>Rating</w:t>
        </w:r>
        <w:proofErr w:type="spellEnd"/>
        <w:r w:rsidR="00FA6093" w:rsidRPr="00842B3A">
          <w:rPr>
            <w:i/>
          </w:rPr>
          <w:t>(</w:t>
        </w:r>
        <w:proofErr w:type="gramEnd"/>
        <w:r w:rsidR="00FA6093" w:rsidRPr="00842B3A">
          <w:rPr>
            <w:i/>
          </w:rPr>
          <w:t>…)</w:t>
        </w:r>
        <w:r w:rsidR="00FA6093">
          <w:t>" auf</w:t>
        </w:r>
      </w:ins>
      <w:ins w:id="468" w:author="Simson Example" w:date="2018-12-10T00:56:00Z">
        <w:r w:rsidR="00355139">
          <w:t>,</w:t>
        </w:r>
      </w:ins>
      <w:ins w:id="469" w:author="Simson Example" w:date="2018-12-10T00:41:00Z">
        <w:r w:rsidR="00FA6093">
          <w:t xml:space="preserve"> </w:t>
        </w:r>
      </w:ins>
      <w:ins w:id="470" w:author="Simson Example" w:date="2018-12-10T13:09:00Z">
        <w:r w:rsidR="000F25CE">
          <w:t>durch die</w:t>
        </w:r>
      </w:ins>
      <w:ins w:id="471" w:author="Simson Example" w:date="2018-12-10T01:07:00Z">
        <w:r w:rsidR="00BA0983">
          <w:t xml:space="preserve"> </w:t>
        </w:r>
      </w:ins>
      <w:ins w:id="472" w:author="Simson Example" w:date="2018-12-10T13:09:00Z">
        <w:r w:rsidR="000F25CE">
          <w:t>mit</w:t>
        </w:r>
      </w:ins>
      <w:ins w:id="473" w:author="Simson Example" w:date="2018-12-10T01:07:00Z">
        <w:r w:rsidR="00BA0983">
          <w:t xml:space="preserve">gegebenen Daten </w:t>
        </w:r>
      </w:ins>
      <w:ins w:id="474" w:author="Simson Example" w:date="2018-12-10T13:09:00Z">
        <w:r w:rsidR="000F25CE">
          <w:t xml:space="preserve">wird </w:t>
        </w:r>
      </w:ins>
      <w:ins w:id="475" w:author="Simson Example" w:date="2018-12-10T01:07:00Z">
        <w:r w:rsidR="00BA0983">
          <w:t>eine n</w:t>
        </w:r>
      </w:ins>
      <w:ins w:id="476" w:author="Simson Example" w:date="2018-12-10T01:08:00Z">
        <w:r w:rsidR="00BA0983">
          <w:t>eue Bewertung in die Datenbank eingetragen.</w:t>
        </w:r>
      </w:ins>
    </w:p>
    <w:p w14:paraId="35CE513E" w14:textId="77777777" w:rsidR="0066343F" w:rsidRPr="0066343F" w:rsidRDefault="0066343F">
      <w:pPr>
        <w:pStyle w:val="FlietextTH"/>
        <w:ind w:left="1134" w:hanging="1134"/>
        <w:rPr>
          <w:ins w:id="477" w:author="Simson Example" w:date="2018-12-10T10:54:00Z"/>
        </w:rPr>
        <w:pPrChange w:id="478" w:author="Simson Example" w:date="2018-12-10T01:07:00Z">
          <w:pPr>
            <w:pStyle w:val="berschrift3"/>
            <w:spacing w:before="240" w:after="60"/>
          </w:pPr>
        </w:pPrChange>
      </w:pPr>
    </w:p>
    <w:p w14:paraId="7B75A269" w14:textId="4273110C" w:rsidR="002B61C7" w:rsidDel="0066343F" w:rsidRDefault="002E3A4A" w:rsidP="0066343F">
      <w:pPr>
        <w:pStyle w:val="berschrift3"/>
        <w:spacing w:before="240" w:after="60"/>
        <w:rPr>
          <w:del w:id="479" w:author="Simson Example" w:date="2018-12-09T20:55:00Z"/>
        </w:rPr>
        <w:pPrChange w:id="480" w:author="Simson Example" w:date="2018-12-10T10:55:00Z">
          <w:pPr>
            <w:pStyle w:val="FlietextTH"/>
            <w:ind w:left="1134" w:hanging="1134"/>
          </w:pPr>
        </w:pPrChange>
      </w:pPr>
      <w:del w:id="481" w:author="Simson Example" w:date="2018-12-09T20:55:00Z">
        <w:r w:rsidDel="00F110B3">
          <w:delText xml:space="preserve">Die </w:delText>
        </w:r>
        <w:r w:rsidR="00510B63" w:rsidRPr="00510B63" w:rsidDel="00F110B3">
          <w:rPr>
            <w:i/>
          </w:rPr>
          <w:delText>Rating</w:delText>
        </w:r>
        <w:r w:rsidDel="00F110B3">
          <w:delText>-Komponente bietet die "IRatingService"</w:delText>
        </w:r>
        <w:r w:rsidR="00510B63" w:rsidDel="00F110B3">
          <w:delText xml:space="preserve"> </w:delText>
        </w:r>
        <w:r w:rsidDel="00F110B3">
          <w:delText>Schnittstellen an</w:delText>
        </w:r>
        <w:r w:rsidR="00B37BBC" w:rsidDel="00F110B3">
          <w:delText>.</w:delText>
        </w:r>
        <w:r w:rsidR="00510B63" w:rsidDel="00F110B3">
          <w:delText xml:space="preserve"> </w:delText>
        </w:r>
        <w:r w:rsidR="00B37BBC" w:rsidDel="00F110B3">
          <w:delText xml:space="preserve">Die "IRatingService"-Schnittstelle wird </w:delText>
        </w:r>
        <w:r w:rsidDel="00F110B3">
          <w:delText xml:space="preserve">von der </w:delText>
        </w:r>
        <w:r w:rsidR="00510B63" w:rsidDel="00F110B3">
          <w:rPr>
            <w:i/>
          </w:rPr>
          <w:delText>B</w:delText>
        </w:r>
        <w:r w:rsidR="0023599C" w:rsidDel="00F110B3">
          <w:rPr>
            <w:i/>
          </w:rPr>
          <w:delText>esucher</w:delText>
        </w:r>
        <w:r w:rsidDel="00F110B3">
          <w:delText>-Komponente benötig</w:delText>
        </w:r>
        <w:r w:rsidR="00B37BBC" w:rsidDel="00F110B3">
          <w:delText>t</w:delText>
        </w:r>
        <w:r w:rsidDel="00F110B3">
          <w:delText xml:space="preserve">. Diese ermöglicht das </w:delText>
        </w:r>
        <w:r w:rsidR="00B37BBC" w:rsidDel="00F110B3">
          <w:delText>bewerten einzelner</w:delText>
        </w:r>
        <w:r w:rsidDel="00F110B3">
          <w:delText xml:space="preserve"> E</w:delText>
        </w:r>
      </w:del>
      <w:del w:id="482" w:author="Simson Example" w:date="2018-12-09T20:54:00Z">
        <w:r w:rsidDel="00F110B3">
          <w:delText>-A</w:delText>
        </w:r>
      </w:del>
      <w:del w:id="483" w:author="Simson Example" w:date="2018-12-09T20:55:00Z">
        <w:r w:rsidDel="00F110B3">
          <w:delText>utos</w:delText>
        </w:r>
        <w:r w:rsidR="00B37BBC" w:rsidDel="00F110B3">
          <w:delText xml:space="preserve"> in einem einfachen 5 Sterne Bewertungssystem</w:delText>
        </w:r>
        <w:r w:rsidDel="00F110B3">
          <w:delText>.</w:delText>
        </w:r>
      </w:del>
    </w:p>
    <w:p w14:paraId="7C472BA1" w14:textId="24D73BF4" w:rsidR="00B45579" w:rsidRDefault="0066343F" w:rsidP="0066343F">
      <w:pPr>
        <w:pStyle w:val="berschrift3"/>
        <w:spacing w:before="240" w:after="60"/>
        <w:pPrChange w:id="484" w:author="Simson Example" w:date="2018-12-10T10:55:00Z">
          <w:pPr>
            <w:pStyle w:val="berschrift3"/>
            <w:spacing w:before="240" w:after="60"/>
          </w:pPr>
        </w:pPrChange>
      </w:pPr>
      <w:ins w:id="485" w:author="Simson Example" w:date="2018-12-10T10:55:00Z">
        <w:r>
          <w:t>Verhalten</w:t>
        </w:r>
      </w:ins>
      <w:del w:id="486" w:author="Simson Example" w:date="2018-12-10T01:07:00Z">
        <w:r w:rsidR="00B45579" w:rsidDel="00BA0983">
          <w:delText>Verhalten</w:delText>
        </w:r>
      </w:del>
    </w:p>
    <w:p w14:paraId="524BA4C1" w14:textId="3A2258D5" w:rsidR="002E3A4A" w:rsidDel="00F110B3" w:rsidRDefault="002E3A4A" w:rsidP="0037367D">
      <w:pPr>
        <w:pStyle w:val="FlietextTH"/>
        <w:rPr>
          <w:del w:id="487" w:author="Simson Example" w:date="2018-12-09T19:14:00Z"/>
        </w:rPr>
      </w:pPr>
      <w:r>
        <w:t xml:space="preserve">Diese Komponente besitzt kein </w:t>
      </w:r>
      <w:proofErr w:type="gramStart"/>
      <w:r>
        <w:t>zu spezifizierendes Verhalten</w:t>
      </w:r>
      <w:proofErr w:type="gramEnd"/>
      <w:r>
        <w:t>.</w:t>
      </w:r>
    </w:p>
    <w:p w14:paraId="52B6B427" w14:textId="77777777" w:rsidR="00F110B3" w:rsidRDefault="00F110B3" w:rsidP="002E3A4A">
      <w:pPr>
        <w:pStyle w:val="FlietextTH"/>
        <w:rPr>
          <w:ins w:id="488" w:author="Simson Example" w:date="2018-12-09T20:56:00Z"/>
        </w:rPr>
      </w:pPr>
    </w:p>
    <w:p w14:paraId="61058001" w14:textId="77777777" w:rsidR="00B45579" w:rsidRPr="00B45579" w:rsidDel="0037367D" w:rsidRDefault="00B45579" w:rsidP="00B45579">
      <w:pPr>
        <w:pStyle w:val="FlietextTH"/>
        <w:rPr>
          <w:del w:id="489" w:author="Simson Example" w:date="2018-12-09T19:14:00Z"/>
          <w:lang w:eastAsia="x-none"/>
        </w:rPr>
      </w:pPr>
    </w:p>
    <w:p w14:paraId="090FAF1D" w14:textId="6BABDCB5" w:rsidR="00286123" w:rsidRDefault="00286123">
      <w:pPr>
        <w:pStyle w:val="FlietextTH"/>
        <w:pPrChange w:id="490" w:author="Simson Example" w:date="2018-12-09T19:14:00Z">
          <w:pPr/>
        </w:pPrChange>
      </w:pPr>
      <w:r>
        <w:br w:type="page"/>
      </w:r>
    </w:p>
    <w:p w14:paraId="5C318A96" w14:textId="77777777" w:rsidR="00B72F40" w:rsidRDefault="009F7E8A" w:rsidP="009F7E8A">
      <w:pPr>
        <w:pStyle w:val="berschrift1"/>
        <w:spacing w:after="240"/>
      </w:pPr>
      <w:bookmarkStart w:id="491" w:name="_Toc527217654"/>
      <w:bookmarkStart w:id="492" w:name="_Toc529177547"/>
      <w:r>
        <w:lastRenderedPageBreak/>
        <w:t>Komponentenverteilung</w:t>
      </w:r>
      <w:bookmarkEnd w:id="491"/>
      <w:bookmarkEnd w:id="492"/>
    </w:p>
    <w:p w14:paraId="06759C26" w14:textId="4D7E5106" w:rsidR="00E91FBF" w:rsidRDefault="00E92CAD" w:rsidP="008B0F0E">
      <w:pPr>
        <w:pStyle w:val="FlietextTH"/>
        <w:jc w:val="center"/>
      </w:pPr>
      <w:r>
        <w:rPr>
          <w:noProof/>
        </w:rPr>
        <w:drawing>
          <wp:inline distT="0" distB="0" distL="0" distR="0" wp14:anchorId="01F72574" wp14:editId="2F5A5952">
            <wp:extent cx="5669915" cy="5596255"/>
            <wp:effectExtent l="0" t="0" r="6985"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Komponentenverteilung.png"/>
                    <pic:cNvPicPr/>
                  </pic:nvPicPr>
                  <pic:blipFill>
                    <a:blip r:embed="rId24">
                      <a:extLst>
                        <a:ext uri="{28A0092B-C50C-407E-A947-70E740481C1C}">
                          <a14:useLocalDpi xmlns:a14="http://schemas.microsoft.com/office/drawing/2010/main" val="0"/>
                        </a:ext>
                      </a:extLst>
                    </a:blip>
                    <a:stretch>
                      <a:fillRect/>
                    </a:stretch>
                  </pic:blipFill>
                  <pic:spPr>
                    <a:xfrm>
                      <a:off x="0" y="0"/>
                      <a:ext cx="5669915" cy="5596255"/>
                    </a:xfrm>
                    <a:prstGeom prst="rect">
                      <a:avLst/>
                    </a:prstGeom>
                  </pic:spPr>
                </pic:pic>
              </a:graphicData>
            </a:graphic>
          </wp:inline>
        </w:drawing>
      </w:r>
    </w:p>
    <w:p w14:paraId="35DE2389" w14:textId="188CC6A1" w:rsidR="008B0F0E" w:rsidRDefault="008B0F0E" w:rsidP="008B0F0E">
      <w:pPr>
        <w:pStyle w:val="FlietextTH"/>
        <w:jc w:val="center"/>
      </w:pPr>
      <w:r>
        <w:t xml:space="preserve">Abbildung </w:t>
      </w:r>
      <w:r w:rsidR="00240119">
        <w:t>3</w:t>
      </w:r>
      <w:r>
        <w:t>.</w:t>
      </w:r>
      <w:r w:rsidR="00240119">
        <w:t>1</w:t>
      </w:r>
      <w:r>
        <w:t xml:space="preserve">: </w:t>
      </w:r>
      <w:r w:rsidRPr="008B0F0E">
        <w:t>Verteilungsdiagramm</w:t>
      </w:r>
      <w:r>
        <w:t xml:space="preserve"> des Systems</w:t>
      </w:r>
    </w:p>
    <w:p w14:paraId="4F8ED715" w14:textId="382170BE" w:rsidR="008B0F0E" w:rsidRDefault="008B0F0E" w:rsidP="009F7E8A">
      <w:pPr>
        <w:pStyle w:val="FlietextTH"/>
      </w:pPr>
    </w:p>
    <w:p w14:paraId="75EEFFCA" w14:textId="77777777" w:rsidR="00E92CAD" w:rsidRPr="009F7E8A" w:rsidRDefault="00E92CAD" w:rsidP="009F7E8A">
      <w:pPr>
        <w:pStyle w:val="FlietextTH"/>
      </w:pPr>
    </w:p>
    <w:sectPr w:rsidR="00E92CAD" w:rsidRPr="009F7E8A" w:rsidSect="00B52195">
      <w:headerReference w:type="default" r:id="rId25"/>
      <w:footerReference w:type="default" r:id="rId26"/>
      <w:headerReference w:type="first" r:id="rId27"/>
      <w:footerReference w:type="first" r:id="rId28"/>
      <w:type w:val="continuous"/>
      <w:pgSz w:w="11906" w:h="16838" w:code="9"/>
      <w:pgMar w:top="1576" w:right="1117" w:bottom="1293" w:left="1860" w:header="567"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56F9DA" w14:textId="77777777" w:rsidR="00CB08B4" w:rsidRPr="00002548" w:rsidRDefault="00CB08B4" w:rsidP="00002548">
      <w:r>
        <w:separator/>
      </w:r>
    </w:p>
  </w:endnote>
  <w:endnote w:type="continuationSeparator" w:id="0">
    <w:p w14:paraId="1A9A34D0" w14:textId="77777777" w:rsidR="00CB08B4" w:rsidRPr="00002548" w:rsidRDefault="00CB08B4" w:rsidP="000025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yriad Pro">
    <w:altName w:val="Arial"/>
    <w:panose1 w:val="020B0604020202020204"/>
    <w:charset w:val="00"/>
    <w:family w:val="swiss"/>
    <w:notTrueType/>
    <w:pitch w:val="variable"/>
    <w:sig w:usb0="00000001" w:usb1="5000204B"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55C5A7" w14:textId="77777777" w:rsidR="00FA6093" w:rsidRPr="00E96915" w:rsidRDefault="00FA6093" w:rsidP="00910F74">
    <w:pPr>
      <w:pStyle w:val="Kopf-FuzeileTH"/>
      <w:tabs>
        <w:tab w:val="left" w:pos="6747"/>
      </w:tabs>
    </w:pPr>
    <w:bookmarkStart w:id="493" w:name="OLE_LINK7"/>
    <w:bookmarkStart w:id="494" w:name="OLE_LINK8"/>
    <w:bookmarkStart w:id="495" w:name="OLE_LINK17"/>
    <w:bookmarkStart w:id="496" w:name="OLE_LINK18"/>
    <w:bookmarkStart w:id="497" w:name="OLE_LINK19"/>
    <w:bookmarkStart w:id="498" w:name="OLE_LINK45"/>
    <w:bookmarkStart w:id="499" w:name="OLE_LINK46"/>
    <w:r>
      <w:t>TH Köln</w:t>
    </w:r>
    <w:bookmarkEnd w:id="493"/>
    <w:bookmarkEnd w:id="494"/>
    <w:bookmarkEnd w:id="495"/>
    <w:bookmarkEnd w:id="496"/>
    <w:bookmarkEnd w:id="497"/>
    <w:bookmarkEnd w:id="498"/>
    <w:bookmarkEnd w:id="499"/>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6861E8" w14:textId="77777777" w:rsidR="00FA6093" w:rsidRDefault="00FA6093">
    <w:r>
      <w:rPr>
        <w:noProof/>
      </w:rPr>
      <w:drawing>
        <wp:anchor distT="0" distB="0" distL="114300" distR="114300" simplePos="0" relativeHeight="251659264" behindDoc="1" locked="1" layoutInCell="1" allowOverlap="1" wp14:anchorId="7F7D8A5D" wp14:editId="0E320CBF">
          <wp:simplePos x="0" y="0"/>
          <wp:positionH relativeFrom="page">
            <wp:posOffset>4723765</wp:posOffset>
          </wp:positionH>
          <wp:positionV relativeFrom="page">
            <wp:posOffset>9184640</wp:posOffset>
          </wp:positionV>
          <wp:extent cx="1472040" cy="799560"/>
          <wp:effectExtent l="0" t="0" r="0" b="635"/>
          <wp:wrapTight wrapText="bothSides">
            <wp:wrapPolygon edited="0">
              <wp:start x="0" y="0"/>
              <wp:lineTo x="0" y="21102"/>
              <wp:lineTo x="8107" y="21102"/>
              <wp:lineTo x="9505" y="21102"/>
              <wp:lineTo x="13139" y="21102"/>
              <wp:lineTo x="13418" y="16985"/>
              <wp:lineTo x="11182" y="16470"/>
              <wp:lineTo x="21246" y="12867"/>
              <wp:lineTo x="21246" y="8235"/>
              <wp:lineTo x="19009" y="6691"/>
              <wp:lineTo x="19009" y="1029"/>
              <wp:lineTo x="12859" y="0"/>
              <wp:lineTo x="0" y="0"/>
            </wp:wrapPolygon>
          </wp:wrapTight>
          <wp:docPr id="12" name="Grafik 12" descr="Logo TH Köl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K_22pt.emf"/>
                  <pic:cNvPicPr/>
                </pic:nvPicPr>
                <pic:blipFill>
                  <a:blip r:embed="rId1">
                    <a:extLst>
                      <a:ext uri="{28A0092B-C50C-407E-A947-70E740481C1C}">
                        <a14:useLocalDpi xmlns:a14="http://schemas.microsoft.com/office/drawing/2010/main" val="0"/>
                      </a:ext>
                    </a:extLst>
                  </a:blip>
                  <a:stretch>
                    <a:fillRect/>
                  </a:stretch>
                </pic:blipFill>
                <pic:spPr>
                  <a:xfrm>
                    <a:off x="0" y="0"/>
                    <a:ext cx="1472040" cy="79956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21FFCC" w14:textId="77777777" w:rsidR="00CB08B4" w:rsidRPr="00F86A26" w:rsidRDefault="00CB08B4" w:rsidP="00F86A26"/>
  </w:footnote>
  <w:footnote w:type="continuationSeparator" w:id="0">
    <w:p w14:paraId="59C7E93A" w14:textId="77777777" w:rsidR="00CB08B4" w:rsidRPr="00002548" w:rsidRDefault="00CB08B4" w:rsidP="00002548">
      <w:r>
        <w:continuationSeparator/>
      </w:r>
    </w:p>
  </w:footnote>
  <w:footnote w:id="1">
    <w:p w14:paraId="790863D8" w14:textId="29E8967C" w:rsidR="00FA6093" w:rsidRDefault="00FA6093">
      <w:pPr>
        <w:pStyle w:val="Funotentext"/>
      </w:pPr>
      <w:r w:rsidRPr="000F25CE">
        <w:rPr>
          <w:rStyle w:val="Funotenzeichen"/>
          <w:sz w:val="20"/>
          <w:rPrChange w:id="26" w:author="Simson Example" w:date="2018-12-10T13:07:00Z">
            <w:rPr>
              <w:rStyle w:val="Funotenzeichen"/>
              <w:szCs w:val="15"/>
            </w:rPr>
          </w:rPrChange>
        </w:rPr>
        <w:footnoteRef/>
      </w:r>
      <w:r>
        <w:t xml:space="preserve"> Eine Komponente in diesem System:</w:t>
      </w:r>
    </w:p>
    <w:p w14:paraId="5AE1CE9D" w14:textId="1C35AEC2" w:rsidR="00FA6093" w:rsidRDefault="00FA6093" w:rsidP="00E7750C">
      <w:pPr>
        <w:pStyle w:val="Funotentext"/>
        <w:tabs>
          <w:tab w:val="clear" w:pos="227"/>
          <w:tab w:val="left" w:pos="426"/>
        </w:tabs>
        <w:ind w:left="1134" w:hanging="992"/>
      </w:pPr>
      <w:r>
        <w:t>Client-Seite:</w:t>
      </w:r>
      <w:r>
        <w:tab/>
        <w:t xml:space="preserve">Ist in Form eines Ordners zu finden. In solch einem Ordner liegt u.a. eine </w:t>
      </w:r>
      <w:proofErr w:type="spellStart"/>
      <w:r>
        <w:t>TypeScript</w:t>
      </w:r>
      <w:proofErr w:type="spellEnd"/>
      <w:r>
        <w:t>-Datei, diese liefert die Logik und bietet Schnittstellen in Form von Funktionen.</w:t>
      </w:r>
    </w:p>
    <w:p w14:paraId="4E6360F4" w14:textId="6C4E3AF2" w:rsidR="00FA6093" w:rsidRPr="00E7750C" w:rsidRDefault="00FA6093" w:rsidP="00E7750C">
      <w:pPr>
        <w:pStyle w:val="Funotentext"/>
        <w:tabs>
          <w:tab w:val="clear" w:pos="227"/>
          <w:tab w:val="left" w:pos="426"/>
        </w:tabs>
        <w:ind w:left="1134" w:hanging="992"/>
      </w:pPr>
      <w:r>
        <w:t>Server-Seite:</w:t>
      </w:r>
      <w:r>
        <w:tab/>
        <w:t>Ist in Form von einzelnen JavaScript-Dateien zu finden.</w:t>
      </w:r>
    </w:p>
  </w:footnote>
  <w:footnote w:id="2">
    <w:p w14:paraId="23511143" w14:textId="50CDD30B" w:rsidR="00FA6093" w:rsidRPr="00E7750C" w:rsidRDefault="00FA6093">
      <w:pPr>
        <w:pStyle w:val="Funotentext"/>
      </w:pPr>
      <w:r>
        <w:rPr>
          <w:rStyle w:val="Funotenzeichen"/>
        </w:rPr>
        <w:footnoteRef/>
      </w:r>
      <w:r w:rsidRPr="00E7750C">
        <w:t xml:space="preserve"> </w:t>
      </w:r>
      <w:hyperlink r:id="rId1" w:history="1">
        <w:r w:rsidRPr="00AC00EB">
          <w:rPr>
            <w:rStyle w:val="Hyperlink"/>
            <w:rFonts w:eastAsia="Times New Roman"/>
            <w:color w:val="0044CC"/>
            <w:szCs w:val="15"/>
            <w:u w:val="single"/>
          </w:rPr>
          <w:t>https://www.phpmyadmin.net/</w:t>
        </w:r>
      </w:hyperlink>
      <w:r w:rsidRPr="00E7750C">
        <w:tab/>
      </w:r>
      <w:r w:rsidRPr="00E7750C">
        <w:tab/>
        <w:t>Stand: 12.11.2018</w:t>
      </w:r>
    </w:p>
  </w:footnote>
  <w:footnote w:id="3">
    <w:p w14:paraId="7FE1B959" w14:textId="3D9F1520" w:rsidR="00FA6093" w:rsidRPr="00AC00EB" w:rsidRDefault="00FA6093">
      <w:pPr>
        <w:pStyle w:val="Funotentext"/>
        <w:rPr>
          <w:lang w:val="en-US"/>
        </w:rPr>
      </w:pPr>
      <w:r>
        <w:rPr>
          <w:rStyle w:val="Funotenzeichen"/>
        </w:rPr>
        <w:footnoteRef/>
      </w:r>
      <w:r w:rsidRPr="00AC00EB">
        <w:rPr>
          <w:lang w:val="en-US"/>
        </w:rPr>
        <w:t xml:space="preserve"> </w:t>
      </w:r>
      <w:hyperlink r:id="rId2" w:history="1">
        <w:r w:rsidRPr="00AC00EB">
          <w:rPr>
            <w:rStyle w:val="Hyperlink"/>
            <w:rFonts w:eastAsia="Times New Roman"/>
            <w:color w:val="0044CC"/>
            <w:szCs w:val="15"/>
            <w:u w:val="single"/>
            <w:lang w:val="en-US"/>
          </w:rPr>
          <w:t>https://www.phpmyadmin.net/docs/</w:t>
        </w:r>
      </w:hyperlink>
      <w:r>
        <w:rPr>
          <w:lang w:val="en-US"/>
        </w:rPr>
        <w:tab/>
      </w:r>
      <w:r w:rsidRPr="00AC00EB">
        <w:rPr>
          <w:lang w:val="en-US"/>
        </w:rPr>
        <w:t>Stand</w:t>
      </w:r>
      <w:r>
        <w:rPr>
          <w:lang w:val="en-US"/>
        </w:rPr>
        <w:t>: 12.11.2018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B73D1A" w14:textId="77777777" w:rsidR="00FA6093" w:rsidRDefault="00FA6093" w:rsidP="00910F74">
    <w:pPr>
      <w:pStyle w:val="Kopf-FuzeileTH"/>
      <w:tabs>
        <w:tab w:val="right" w:pos="8789"/>
      </w:tabs>
    </w:pPr>
    <w:r>
      <w:rPr>
        <w:rStyle w:val="fettTH"/>
      </w:rPr>
      <w:tab/>
    </w:r>
    <w:r w:rsidRPr="004243FE">
      <w:fldChar w:fldCharType="begin"/>
    </w:r>
    <w:r w:rsidRPr="004243FE">
      <w:instrText xml:space="preserve"> PAGE  \* Arabic  \* MERGEFORMAT </w:instrText>
    </w:r>
    <w:r w:rsidRPr="004243FE">
      <w:fldChar w:fldCharType="separate"/>
    </w:r>
    <w:r>
      <w:t>2</w:t>
    </w:r>
    <w:r w:rsidRPr="004243FE">
      <w:fldChar w:fldCharType="end"/>
    </w:r>
  </w:p>
  <w:p w14:paraId="6FB00774" w14:textId="16A742FF" w:rsidR="00FA6093" w:rsidRPr="00532856" w:rsidRDefault="00FA6093" w:rsidP="006572F3">
    <w:pPr>
      <w:pStyle w:val="Kopf-FuzeileTH"/>
      <w:tabs>
        <w:tab w:val="right" w:pos="8789"/>
      </w:tabs>
      <w:jc w:val="center"/>
    </w:pPr>
    <w:r w:rsidRPr="00532856">
      <w:t>Systementwurfs-Praktikum</w:t>
    </w:r>
    <w:r w:rsidRPr="00532856">
      <w:br/>
    </w:r>
    <w:r w:rsidRPr="00B12C69">
      <w:rPr>
        <w:b/>
      </w:rPr>
      <w:t>driving-e-car.de</w:t>
    </w:r>
    <w:r w:rsidRPr="00532856">
      <w:br/>
      <w:t>Systemarchitektur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okmarkStart w:id="500" w:name="OLE_LINK3"/>
  <w:p w14:paraId="51F704E4" w14:textId="77777777" w:rsidR="00FA6093" w:rsidRDefault="00FA6093" w:rsidP="007A0559">
    <w:pPr>
      <w:pStyle w:val="Kopf-FuzeileTH"/>
    </w:pPr>
    <w:r w:rsidRPr="0093473B">
      <mc:AlternateContent>
        <mc:Choice Requires="wpg">
          <w:drawing>
            <wp:anchor distT="0" distB="0" distL="114300" distR="114300" simplePos="0" relativeHeight="251656192" behindDoc="0" locked="0" layoutInCell="1" allowOverlap="1" wp14:anchorId="4469F0D0" wp14:editId="2F48309C">
              <wp:simplePos x="0" y="0"/>
              <wp:positionH relativeFrom="page">
                <wp:posOffset>954405</wp:posOffset>
              </wp:positionH>
              <wp:positionV relativeFrom="page">
                <wp:posOffset>666115</wp:posOffset>
              </wp:positionV>
              <wp:extent cx="5638320" cy="49680"/>
              <wp:effectExtent l="0" t="0" r="635" b="7620"/>
              <wp:wrapNone/>
              <wp:docPr id="2" name="Gruppieren 2"/>
              <wp:cNvGraphicFramePr/>
              <a:graphic xmlns:a="http://schemas.openxmlformats.org/drawingml/2006/main">
                <a:graphicData uri="http://schemas.microsoft.com/office/word/2010/wordprocessingGroup">
                  <wpg:wgp>
                    <wpg:cNvGrpSpPr/>
                    <wpg:grpSpPr>
                      <a:xfrm>
                        <a:off x="0" y="0"/>
                        <a:ext cx="5638320" cy="49680"/>
                        <a:chOff x="0" y="0"/>
                        <a:chExt cx="6633210" cy="36000"/>
                      </a:xfrm>
                    </wpg:grpSpPr>
                    <wps:wsp>
                      <wps:cNvPr id="5" name="Rechteck 5"/>
                      <wps:cNvSpPr/>
                      <wps:spPr>
                        <a:xfrm>
                          <a:off x="0" y="0"/>
                          <a:ext cx="2214000" cy="36000"/>
                        </a:xfrm>
                        <a:prstGeom prst="rect">
                          <a:avLst/>
                        </a:prstGeom>
                        <a:solidFill>
                          <a:srgbClr val="C60C0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hteck 7"/>
                      <wps:cNvSpPr/>
                      <wps:spPr>
                        <a:xfrm>
                          <a:off x="2209800" y="0"/>
                          <a:ext cx="2213610" cy="35560"/>
                        </a:xfrm>
                        <a:prstGeom prst="rect">
                          <a:avLst/>
                        </a:prstGeom>
                        <a:solidFill>
                          <a:srgbClr val="EA5B0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echteck 8"/>
                      <wps:cNvSpPr/>
                      <wps:spPr>
                        <a:xfrm>
                          <a:off x="4419600" y="0"/>
                          <a:ext cx="2213610" cy="35560"/>
                        </a:xfrm>
                        <a:prstGeom prst="rect">
                          <a:avLst/>
                        </a:prstGeom>
                        <a:solidFill>
                          <a:srgbClr val="B625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1AB79C6" id="Gruppieren 2" o:spid="_x0000_s1026" style="position:absolute;margin-left:75.15pt;margin-top:52.45pt;width:443.95pt;height:3.9pt;z-index:251656192;mso-position-horizontal-relative:page;mso-position-vertical-relative:page;mso-width-relative:margin;mso-height-relative:margin" coordsize="66332,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">
              <v:rect id="Rechteck 5" o:spid="_x0000_s1027" style="position:absolute;width:2214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" fillcolor="#c60c0f" stroked="f" strokeweight="2pt"/>
              <v:rect id="Rechteck 7" o:spid="_x0000_s1028" style="position:absolute;left:22098;width:22136;height:3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" fillcolor="#ea5b0c" stroked="f" strokeweight="2pt"/>
              <v:rect id="Rechteck 8" o:spid="_x0000_s1029" style="position:absolute;left:44196;width:22136;height:3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" fillcolor="#b62584" stroked="f" strokeweight="2pt"/>
              <w10:wrap anchorx="page" anchory="page"/>
            </v:group>
          </w:pict>
        </mc:Fallback>
      </mc:AlternateContent>
    </w:r>
    <w:bookmarkStart w:id="501" w:name="OLE_LINK9"/>
    <w:bookmarkStart w:id="502" w:name="OLE_LINK10"/>
    <w:bookmarkStart w:id="503" w:name="OLE_LINK11"/>
    <w:bookmarkEnd w:id="500"/>
    <w:bookmarkEnd w:id="501"/>
    <w:bookmarkEnd w:id="502"/>
    <w:bookmarkEnd w:id="503"/>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770E23"/>
    <w:multiLevelType w:val="multilevel"/>
    <w:tmpl w:val="EDC40594"/>
    <w:styleLink w:val="ListeTHKlnArial"/>
    <w:lvl w:ilvl="0">
      <w:start w:val="1"/>
      <w:numFmt w:val="upperRoman"/>
      <w:lvlText w:val="%1"/>
      <w:lvlJc w:val="left"/>
      <w:pPr>
        <w:tabs>
          <w:tab w:val="num" w:pos="454"/>
        </w:tabs>
        <w:ind w:left="454" w:hanging="454"/>
      </w:pPr>
      <w:rPr>
        <w:rFonts w:hint="default"/>
      </w:rPr>
    </w:lvl>
    <w:lvl w:ilvl="1">
      <w:start w:val="1"/>
      <w:numFmt w:val="decimal"/>
      <w:lvlText w:val="%2"/>
      <w:lvlJc w:val="left"/>
      <w:pPr>
        <w:tabs>
          <w:tab w:val="num" w:pos="454"/>
        </w:tabs>
        <w:ind w:left="454" w:hanging="454"/>
      </w:pPr>
      <w:rPr>
        <w:rFonts w:hint="default"/>
      </w:rPr>
    </w:lvl>
    <w:lvl w:ilvl="2">
      <w:start w:val="1"/>
      <w:numFmt w:val="decimal"/>
      <w:lvlText w:val="%2.%3"/>
      <w:lvlJc w:val="left"/>
      <w:pPr>
        <w:tabs>
          <w:tab w:val="num" w:pos="454"/>
        </w:tabs>
        <w:ind w:left="454" w:hanging="454"/>
      </w:pPr>
      <w:rPr>
        <w:rFonts w:hint="default"/>
      </w:rPr>
    </w:lvl>
    <w:lvl w:ilvl="3">
      <w:start w:val="1"/>
      <w:numFmt w:val="lowerLetter"/>
      <w:lvlText w:val="%4)"/>
      <w:lvlJc w:val="left"/>
      <w:pPr>
        <w:tabs>
          <w:tab w:val="num" w:pos="454"/>
        </w:tabs>
        <w:ind w:left="454" w:hanging="454"/>
      </w:pPr>
      <w:rPr>
        <w:rFonts w:hint="default"/>
      </w:rPr>
    </w:lvl>
    <w:lvl w:ilvl="4">
      <w:start w:val="1"/>
      <w:numFmt w:val="none"/>
      <w:lvlText w:val=""/>
      <w:lvlJc w:val="left"/>
      <w:pPr>
        <w:ind w:left="454" w:hanging="454"/>
      </w:pPr>
      <w:rPr>
        <w:rFonts w:hint="default"/>
      </w:rPr>
    </w:lvl>
    <w:lvl w:ilvl="5">
      <w:start w:val="1"/>
      <w:numFmt w:val="none"/>
      <w:lvlText w:val=""/>
      <w:lvlJc w:val="left"/>
      <w:pPr>
        <w:ind w:left="454" w:hanging="454"/>
      </w:pPr>
      <w:rPr>
        <w:rFonts w:hint="default"/>
      </w:rPr>
    </w:lvl>
    <w:lvl w:ilvl="6">
      <w:start w:val="1"/>
      <w:numFmt w:val="none"/>
      <w:lvlText w:val=""/>
      <w:lvlJc w:val="left"/>
      <w:pPr>
        <w:ind w:left="454" w:hanging="454"/>
      </w:pPr>
      <w:rPr>
        <w:rFonts w:hint="default"/>
      </w:rPr>
    </w:lvl>
    <w:lvl w:ilvl="7">
      <w:start w:val="1"/>
      <w:numFmt w:val="none"/>
      <w:lvlText w:val=""/>
      <w:lvlJc w:val="left"/>
      <w:pPr>
        <w:ind w:left="454" w:hanging="454"/>
      </w:pPr>
      <w:rPr>
        <w:rFonts w:hint="default"/>
      </w:rPr>
    </w:lvl>
    <w:lvl w:ilvl="8">
      <w:start w:val="1"/>
      <w:numFmt w:val="none"/>
      <w:lvlText w:val=""/>
      <w:lvlJc w:val="left"/>
      <w:pPr>
        <w:ind w:left="454" w:hanging="454"/>
      </w:pPr>
      <w:rPr>
        <w:rFonts w:hint="default"/>
      </w:rPr>
    </w:lvl>
  </w:abstractNum>
  <w:abstractNum w:abstractNumId="1" w15:restartNumberingAfterBreak="0">
    <w:nsid w:val="1EA272AB"/>
    <w:multiLevelType w:val="multilevel"/>
    <w:tmpl w:val="FFA29970"/>
    <w:styleLink w:val="ListeTHKlnArialAbschlussarbeiten"/>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794"/>
        </w:tabs>
        <w:ind w:left="794" w:hanging="794"/>
      </w:pPr>
      <w:rPr>
        <w:rFonts w:hint="default"/>
      </w:rPr>
    </w:lvl>
    <w:lvl w:ilvl="2">
      <w:start w:val="1"/>
      <w:numFmt w:val="decimal"/>
      <w:lvlText w:val="%1.%2.%3"/>
      <w:lvlJc w:val="left"/>
      <w:pPr>
        <w:tabs>
          <w:tab w:val="num" w:pos="794"/>
        </w:tabs>
        <w:ind w:left="794" w:hanging="794"/>
      </w:pPr>
      <w:rPr>
        <w:rFonts w:hint="default"/>
      </w:rPr>
    </w:lvl>
    <w:lvl w:ilvl="3">
      <w:start w:val="1"/>
      <w:numFmt w:val="lowerLetter"/>
      <w:lvlText w:val="%4)"/>
      <w:lvlJc w:val="left"/>
      <w:pPr>
        <w:tabs>
          <w:tab w:val="num" w:pos="454"/>
        </w:tabs>
        <w:ind w:left="454" w:hanging="454"/>
      </w:pPr>
      <w:rPr>
        <w:rFonts w:hint="default"/>
      </w:rPr>
    </w:lvl>
    <w:lvl w:ilvl="4">
      <w:start w:val="1"/>
      <w:numFmt w:val="decimal"/>
      <w:lvlText w:val="%1.%2.%3.%4.%5"/>
      <w:lvlJc w:val="left"/>
      <w:pPr>
        <w:ind w:left="680" w:hanging="680"/>
      </w:pPr>
      <w:rPr>
        <w:rFonts w:hint="default"/>
      </w:rPr>
    </w:lvl>
    <w:lvl w:ilvl="5">
      <w:start w:val="1"/>
      <w:numFmt w:val="decimal"/>
      <w:lvlText w:val="%1.%2.%3.%4.%5.%6"/>
      <w:lvlJc w:val="left"/>
      <w:pPr>
        <w:ind w:left="680" w:hanging="680"/>
      </w:pPr>
      <w:rPr>
        <w:rFonts w:hint="default"/>
      </w:rPr>
    </w:lvl>
    <w:lvl w:ilvl="6">
      <w:start w:val="1"/>
      <w:numFmt w:val="decimal"/>
      <w:lvlText w:val="%1.%2.%3.%4.%5.%6.%7"/>
      <w:lvlJc w:val="left"/>
      <w:pPr>
        <w:ind w:left="680" w:hanging="680"/>
      </w:pPr>
      <w:rPr>
        <w:rFonts w:hint="default"/>
      </w:rPr>
    </w:lvl>
    <w:lvl w:ilvl="7">
      <w:start w:val="1"/>
      <w:numFmt w:val="decimal"/>
      <w:lvlText w:val="%1.%2.%3.%4.%5.%6.%7.%8"/>
      <w:lvlJc w:val="left"/>
      <w:pPr>
        <w:ind w:left="680" w:hanging="680"/>
      </w:pPr>
      <w:rPr>
        <w:rFonts w:hint="default"/>
      </w:rPr>
    </w:lvl>
    <w:lvl w:ilvl="8">
      <w:start w:val="1"/>
      <w:numFmt w:val="decimal"/>
      <w:lvlText w:val="%1.%2.%3.%4.%5.%6.%7.%8.%9"/>
      <w:lvlJc w:val="left"/>
      <w:pPr>
        <w:ind w:left="680" w:hanging="680"/>
      </w:pPr>
      <w:rPr>
        <w:rFonts w:hint="default"/>
      </w:rPr>
    </w:lvl>
  </w:abstractNum>
  <w:abstractNum w:abstractNumId="2" w15:restartNumberingAfterBreak="0">
    <w:nsid w:val="2A5119B4"/>
    <w:multiLevelType w:val="multilevel"/>
    <w:tmpl w:val="77440A1A"/>
    <w:styleLink w:val="ListeAufzhlung1-2-3"/>
    <w:lvl w:ilvl="0">
      <w:start w:val="1"/>
      <w:numFmt w:val="decimal"/>
      <w:pStyle w:val="Aufzhlung1-2-3TH"/>
      <w:lvlText w:val="%1."/>
      <w:lvlJc w:val="left"/>
      <w:pPr>
        <w:tabs>
          <w:tab w:val="num" w:pos="454"/>
        </w:tabs>
        <w:ind w:left="454" w:hanging="454"/>
      </w:pPr>
      <w:rPr>
        <w:rFonts w:hint="default"/>
      </w:rPr>
    </w:lvl>
    <w:lvl w:ilvl="1">
      <w:start w:val="1"/>
      <w:numFmt w:val="decimal"/>
      <w:pStyle w:val="Aufzhlung1-2-3THeingerckt"/>
      <w:lvlText w:val="%2."/>
      <w:lvlJc w:val="left"/>
      <w:pPr>
        <w:tabs>
          <w:tab w:val="num" w:pos="794"/>
        </w:tabs>
        <w:ind w:left="794" w:hanging="340"/>
      </w:pPr>
      <w:rPr>
        <w:rFonts w:hint="default"/>
      </w:rPr>
    </w:lvl>
    <w:lvl w:ilvl="2">
      <w:start w:val="1"/>
      <w:numFmt w:val="lowerRoman"/>
      <w:lvlText w:val="%3."/>
      <w:lvlJc w:val="left"/>
      <w:pPr>
        <w:ind w:left="794" w:hanging="340"/>
      </w:pPr>
      <w:rPr>
        <w:rFonts w:hint="default"/>
      </w:rPr>
    </w:lvl>
    <w:lvl w:ilvl="3">
      <w:start w:val="1"/>
      <w:numFmt w:val="decimal"/>
      <w:lvlText w:val="%4."/>
      <w:lvlJc w:val="left"/>
      <w:pPr>
        <w:ind w:left="794" w:hanging="340"/>
      </w:pPr>
      <w:rPr>
        <w:rFonts w:hint="default"/>
      </w:rPr>
    </w:lvl>
    <w:lvl w:ilvl="4">
      <w:start w:val="1"/>
      <w:numFmt w:val="lowerLetter"/>
      <w:lvlText w:val="%5."/>
      <w:lvlJc w:val="left"/>
      <w:pPr>
        <w:ind w:left="2270" w:hanging="454"/>
      </w:pPr>
      <w:rPr>
        <w:rFonts w:hint="default"/>
      </w:rPr>
    </w:lvl>
    <w:lvl w:ilvl="5">
      <w:start w:val="1"/>
      <w:numFmt w:val="lowerRoman"/>
      <w:lvlText w:val="%6."/>
      <w:lvlJc w:val="right"/>
      <w:pPr>
        <w:ind w:left="2724" w:hanging="454"/>
      </w:pPr>
      <w:rPr>
        <w:rFonts w:hint="default"/>
      </w:rPr>
    </w:lvl>
    <w:lvl w:ilvl="6">
      <w:start w:val="1"/>
      <w:numFmt w:val="decimal"/>
      <w:lvlText w:val="%7."/>
      <w:lvlJc w:val="left"/>
      <w:pPr>
        <w:ind w:left="3178" w:hanging="454"/>
      </w:pPr>
      <w:rPr>
        <w:rFonts w:hint="default"/>
      </w:rPr>
    </w:lvl>
    <w:lvl w:ilvl="7">
      <w:start w:val="1"/>
      <w:numFmt w:val="lowerLetter"/>
      <w:lvlText w:val="%8."/>
      <w:lvlJc w:val="left"/>
      <w:pPr>
        <w:ind w:left="3632" w:hanging="454"/>
      </w:pPr>
      <w:rPr>
        <w:rFonts w:hint="default"/>
      </w:rPr>
    </w:lvl>
    <w:lvl w:ilvl="8">
      <w:start w:val="1"/>
      <w:numFmt w:val="lowerRoman"/>
      <w:lvlText w:val="%9."/>
      <w:lvlJc w:val="right"/>
      <w:pPr>
        <w:ind w:left="4086" w:hanging="454"/>
      </w:pPr>
      <w:rPr>
        <w:rFonts w:hint="default"/>
      </w:rPr>
    </w:lvl>
  </w:abstractNum>
  <w:abstractNum w:abstractNumId="3" w15:restartNumberingAfterBreak="0">
    <w:nsid w:val="32D01F74"/>
    <w:multiLevelType w:val="multilevel"/>
    <w:tmpl w:val="F9189386"/>
    <w:styleLink w:val="ListeTHKlnArial2"/>
    <w:lvl w:ilvl="0">
      <w:start w:val="1"/>
      <w:numFmt w:val="decimal"/>
      <w:pStyle w:val="berschrift1"/>
      <w:lvlText w:val="%1"/>
      <w:lvlJc w:val="left"/>
      <w:pPr>
        <w:tabs>
          <w:tab w:val="num" w:pos="454"/>
        </w:tabs>
        <w:ind w:left="454" w:hanging="454"/>
      </w:pPr>
      <w:rPr>
        <w:rFonts w:hint="default"/>
      </w:rPr>
    </w:lvl>
    <w:lvl w:ilvl="1">
      <w:start w:val="1"/>
      <w:numFmt w:val="decimal"/>
      <w:pStyle w:val="berschrift2"/>
      <w:lvlText w:val="%1.%2"/>
      <w:lvlJc w:val="left"/>
      <w:pPr>
        <w:tabs>
          <w:tab w:val="num" w:pos="454"/>
        </w:tabs>
        <w:ind w:left="454" w:hanging="454"/>
      </w:pPr>
      <w:rPr>
        <w:rFonts w:hint="default"/>
      </w:rPr>
    </w:lvl>
    <w:lvl w:ilvl="2">
      <w:start w:val="1"/>
      <w:numFmt w:val="decimal"/>
      <w:pStyle w:val="berschrift3"/>
      <w:lvlText w:val="%1.%2.%3"/>
      <w:lvlJc w:val="left"/>
      <w:pPr>
        <w:tabs>
          <w:tab w:val="num" w:pos="596"/>
        </w:tabs>
        <w:ind w:left="596" w:hanging="596"/>
      </w:pPr>
      <w:rPr>
        <w:rFonts w:hint="default"/>
      </w:rPr>
    </w:lvl>
    <w:lvl w:ilvl="3">
      <w:start w:val="1"/>
      <w:numFmt w:val="lowerLetter"/>
      <w:pStyle w:val="berschrift4"/>
      <w:lvlText w:val="%4)"/>
      <w:lvlJc w:val="left"/>
      <w:pPr>
        <w:tabs>
          <w:tab w:val="num" w:pos="454"/>
        </w:tabs>
        <w:ind w:left="454" w:hanging="454"/>
      </w:pPr>
      <w:rPr>
        <w:rFonts w:hint="default"/>
      </w:rPr>
    </w:lvl>
    <w:lvl w:ilvl="4">
      <w:start w:val="1"/>
      <w:numFmt w:val="decimal"/>
      <w:lvlText w:val="%1.%2.%3.%4.%5"/>
      <w:lvlJc w:val="left"/>
      <w:pPr>
        <w:ind w:left="680" w:hanging="680"/>
      </w:pPr>
      <w:rPr>
        <w:rFonts w:hint="default"/>
      </w:rPr>
    </w:lvl>
    <w:lvl w:ilvl="5">
      <w:start w:val="1"/>
      <w:numFmt w:val="decimal"/>
      <w:lvlText w:val="%1.%2.%3.%4.%5.%6"/>
      <w:lvlJc w:val="left"/>
      <w:pPr>
        <w:ind w:left="680" w:hanging="680"/>
      </w:pPr>
      <w:rPr>
        <w:rFonts w:hint="default"/>
      </w:rPr>
    </w:lvl>
    <w:lvl w:ilvl="6">
      <w:start w:val="1"/>
      <w:numFmt w:val="decimal"/>
      <w:lvlText w:val="%1.%2.%3.%4.%5.%6.%7"/>
      <w:lvlJc w:val="left"/>
      <w:pPr>
        <w:ind w:left="680" w:hanging="680"/>
      </w:pPr>
      <w:rPr>
        <w:rFonts w:hint="default"/>
      </w:rPr>
    </w:lvl>
    <w:lvl w:ilvl="7">
      <w:start w:val="1"/>
      <w:numFmt w:val="decimal"/>
      <w:lvlText w:val="%1.%2.%3.%4.%5.%6.%7.%8"/>
      <w:lvlJc w:val="left"/>
      <w:pPr>
        <w:ind w:left="680" w:hanging="680"/>
      </w:pPr>
      <w:rPr>
        <w:rFonts w:hint="default"/>
      </w:rPr>
    </w:lvl>
    <w:lvl w:ilvl="8">
      <w:start w:val="1"/>
      <w:numFmt w:val="decimal"/>
      <w:lvlText w:val="%1.%2.%3.%4.%5.%6.%7.%8.%9"/>
      <w:lvlJc w:val="left"/>
      <w:pPr>
        <w:ind w:left="680" w:hanging="680"/>
      </w:pPr>
      <w:rPr>
        <w:rFonts w:hint="default"/>
      </w:rPr>
    </w:lvl>
  </w:abstractNum>
  <w:abstractNum w:abstractNumId="4" w15:restartNumberingAfterBreak="0">
    <w:nsid w:val="37D0571F"/>
    <w:multiLevelType w:val="multilevel"/>
    <w:tmpl w:val="ACDC0D50"/>
    <w:styleLink w:val="ListeAufzhlunga-b-c"/>
    <w:lvl w:ilvl="0">
      <w:start w:val="1"/>
      <w:numFmt w:val="lowerLetter"/>
      <w:pStyle w:val="Aufzhlunga-b-cTH"/>
      <w:lvlText w:val="%1."/>
      <w:lvlJc w:val="left"/>
      <w:pPr>
        <w:tabs>
          <w:tab w:val="num" w:pos="454"/>
        </w:tabs>
        <w:ind w:left="454" w:hanging="454"/>
      </w:pPr>
      <w:rPr>
        <w:rFonts w:hint="default"/>
      </w:rPr>
    </w:lvl>
    <w:lvl w:ilvl="1">
      <w:start w:val="1"/>
      <w:numFmt w:val="lowerLetter"/>
      <w:pStyle w:val="Aufzhlunga-b-cTHeingerckt"/>
      <w:lvlText w:val="%2."/>
      <w:lvlJc w:val="left"/>
      <w:pPr>
        <w:tabs>
          <w:tab w:val="num" w:pos="794"/>
        </w:tabs>
        <w:ind w:left="794" w:hanging="340"/>
      </w:pPr>
      <w:rPr>
        <w:rFonts w:hint="default"/>
      </w:rPr>
    </w:lvl>
    <w:lvl w:ilvl="2">
      <w:start w:val="1"/>
      <w:numFmt w:val="bullet"/>
      <w:lvlText w:val=""/>
      <w:lvlJc w:val="left"/>
      <w:pPr>
        <w:ind w:left="1134" w:hanging="340"/>
      </w:pPr>
      <w:rPr>
        <w:rFonts w:ascii="Wingdings" w:hAnsi="Wingdings" w:hint="default"/>
      </w:rPr>
    </w:lvl>
    <w:lvl w:ilvl="3">
      <w:start w:val="1"/>
      <w:numFmt w:val="bullet"/>
      <w:lvlText w:val=""/>
      <w:lvlJc w:val="left"/>
      <w:pPr>
        <w:tabs>
          <w:tab w:val="num" w:pos="1616"/>
        </w:tabs>
        <w:ind w:left="1474" w:hanging="454"/>
      </w:pPr>
      <w:rPr>
        <w:rFonts w:ascii="Symbol" w:hAnsi="Symbol" w:hint="default"/>
      </w:rPr>
    </w:lvl>
    <w:lvl w:ilvl="4">
      <w:start w:val="1"/>
      <w:numFmt w:val="bullet"/>
      <w:lvlText w:val="o"/>
      <w:lvlJc w:val="left"/>
      <w:pPr>
        <w:tabs>
          <w:tab w:val="num" w:pos="1956"/>
        </w:tabs>
        <w:ind w:left="1814" w:hanging="454"/>
      </w:pPr>
      <w:rPr>
        <w:rFonts w:ascii="Courier New" w:hAnsi="Courier New" w:cs="Courier New" w:hint="default"/>
      </w:rPr>
    </w:lvl>
    <w:lvl w:ilvl="5">
      <w:start w:val="1"/>
      <w:numFmt w:val="bullet"/>
      <w:lvlText w:val=""/>
      <w:lvlJc w:val="left"/>
      <w:pPr>
        <w:tabs>
          <w:tab w:val="num" w:pos="2296"/>
        </w:tabs>
        <w:ind w:left="2154" w:hanging="454"/>
      </w:pPr>
      <w:rPr>
        <w:rFonts w:ascii="Wingdings" w:hAnsi="Wingdings" w:hint="default"/>
      </w:rPr>
    </w:lvl>
    <w:lvl w:ilvl="6">
      <w:start w:val="1"/>
      <w:numFmt w:val="bullet"/>
      <w:lvlText w:val=""/>
      <w:lvlJc w:val="left"/>
      <w:pPr>
        <w:tabs>
          <w:tab w:val="num" w:pos="2636"/>
        </w:tabs>
        <w:ind w:left="2494" w:hanging="454"/>
      </w:pPr>
      <w:rPr>
        <w:rFonts w:ascii="Symbol" w:hAnsi="Symbol" w:hint="default"/>
      </w:rPr>
    </w:lvl>
    <w:lvl w:ilvl="7">
      <w:start w:val="1"/>
      <w:numFmt w:val="bullet"/>
      <w:lvlText w:val="o"/>
      <w:lvlJc w:val="left"/>
      <w:pPr>
        <w:tabs>
          <w:tab w:val="num" w:pos="2976"/>
        </w:tabs>
        <w:ind w:left="2834" w:hanging="454"/>
      </w:pPr>
      <w:rPr>
        <w:rFonts w:ascii="Courier New" w:hAnsi="Courier New" w:cs="Courier New" w:hint="default"/>
      </w:rPr>
    </w:lvl>
    <w:lvl w:ilvl="8">
      <w:start w:val="1"/>
      <w:numFmt w:val="bullet"/>
      <w:lvlText w:val=""/>
      <w:lvlJc w:val="left"/>
      <w:pPr>
        <w:tabs>
          <w:tab w:val="num" w:pos="3316"/>
        </w:tabs>
        <w:ind w:left="3174" w:hanging="454"/>
      </w:pPr>
      <w:rPr>
        <w:rFonts w:ascii="Wingdings" w:hAnsi="Wingdings" w:hint="default"/>
      </w:rPr>
    </w:lvl>
  </w:abstractNum>
  <w:abstractNum w:abstractNumId="5" w15:restartNumberingAfterBreak="0">
    <w:nsid w:val="411210AC"/>
    <w:multiLevelType w:val="multilevel"/>
    <w:tmpl w:val="18A825A4"/>
    <w:styleLink w:val="ListeAufzhlungStrich"/>
    <w:lvl w:ilvl="0">
      <w:start w:val="1"/>
      <w:numFmt w:val="bullet"/>
      <w:pStyle w:val="AufzhlungStrichTH"/>
      <w:lvlText w:val=""/>
      <w:lvlJc w:val="left"/>
      <w:pPr>
        <w:tabs>
          <w:tab w:val="num" w:pos="454"/>
        </w:tabs>
        <w:ind w:left="454" w:hanging="454"/>
      </w:pPr>
      <w:rPr>
        <w:rFonts w:ascii="Symbol" w:hAnsi="Symbol" w:hint="default"/>
      </w:rPr>
    </w:lvl>
    <w:lvl w:ilvl="1">
      <w:start w:val="1"/>
      <w:numFmt w:val="bullet"/>
      <w:pStyle w:val="AufzhlungStrichTHeingerckt"/>
      <w:lvlText w:val=""/>
      <w:lvlJc w:val="left"/>
      <w:pPr>
        <w:tabs>
          <w:tab w:val="num" w:pos="794"/>
        </w:tabs>
        <w:ind w:left="794" w:hanging="340"/>
      </w:pPr>
      <w:rPr>
        <w:rFonts w:ascii="Symbol" w:hAnsi="Symbol" w:hint="default"/>
      </w:rPr>
    </w:lvl>
    <w:lvl w:ilvl="2">
      <w:start w:val="1"/>
      <w:numFmt w:val="bullet"/>
      <w:pStyle w:val="AufzhlungStrichTH2xeingerckt"/>
      <w:lvlText w:val=""/>
      <w:lvlJc w:val="left"/>
      <w:pPr>
        <w:tabs>
          <w:tab w:val="num" w:pos="1134"/>
        </w:tabs>
        <w:ind w:left="1134" w:hanging="34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67D744D"/>
    <w:multiLevelType w:val="multilevel"/>
    <w:tmpl w:val="69F8B140"/>
    <w:lvl w:ilvl="0">
      <w:start w:val="1"/>
      <w:numFmt w:val="decimal"/>
      <w:lvlText w:val="Top %1"/>
      <w:lvlJc w:val="left"/>
      <w:pPr>
        <w:ind w:left="794" w:hanging="794"/>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5BE402DC"/>
    <w:multiLevelType w:val="multilevel"/>
    <w:tmpl w:val="F9189386"/>
    <w:numStyleLink w:val="ListeTHKlnArial2"/>
  </w:abstractNum>
  <w:abstractNum w:abstractNumId="8" w15:restartNumberingAfterBreak="0">
    <w:nsid w:val="64C46E6E"/>
    <w:multiLevelType w:val="hybridMultilevel"/>
    <w:tmpl w:val="0FD4866E"/>
    <w:lvl w:ilvl="0" w:tplc="C29674C4">
      <w:numFmt w:val="bullet"/>
      <w:lvlText w:val="-"/>
      <w:lvlJc w:val="left"/>
      <w:pPr>
        <w:tabs>
          <w:tab w:val="num" w:pos="720"/>
        </w:tabs>
        <w:ind w:left="720" w:hanging="360"/>
      </w:pPr>
      <w:rPr>
        <w:rFonts w:ascii="Arial" w:eastAsia="Times New Roman" w:hAnsi="Arial" w:cs="Times New Roman" w:hint="default"/>
      </w:rPr>
    </w:lvl>
    <w:lvl w:ilvl="1" w:tplc="04070003">
      <w:start w:val="1"/>
      <w:numFmt w:val="bullet"/>
      <w:lvlText w:val="o"/>
      <w:lvlJc w:val="left"/>
      <w:pPr>
        <w:tabs>
          <w:tab w:val="num" w:pos="1440"/>
        </w:tabs>
        <w:ind w:left="1440" w:hanging="360"/>
      </w:pPr>
      <w:rPr>
        <w:rFonts w:ascii="Courier New" w:hAnsi="Courier New" w:cs="Times New Roman" w:hint="default"/>
      </w:rPr>
    </w:lvl>
    <w:lvl w:ilvl="2" w:tplc="04070005">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hint="default"/>
      </w:rPr>
    </w:lvl>
    <w:lvl w:ilvl="4" w:tplc="04070003">
      <w:start w:val="1"/>
      <w:numFmt w:val="bullet"/>
      <w:lvlText w:val="o"/>
      <w:lvlJc w:val="left"/>
      <w:pPr>
        <w:tabs>
          <w:tab w:val="num" w:pos="3600"/>
        </w:tabs>
        <w:ind w:left="3600" w:hanging="360"/>
      </w:pPr>
      <w:rPr>
        <w:rFonts w:ascii="Courier New" w:hAnsi="Courier New" w:cs="Times New Roman" w:hint="default"/>
      </w:rPr>
    </w:lvl>
    <w:lvl w:ilvl="5" w:tplc="04070005">
      <w:start w:val="1"/>
      <w:numFmt w:val="bullet"/>
      <w:lvlText w:val=""/>
      <w:lvlJc w:val="left"/>
      <w:pPr>
        <w:tabs>
          <w:tab w:val="num" w:pos="4320"/>
        </w:tabs>
        <w:ind w:left="4320" w:hanging="360"/>
      </w:pPr>
      <w:rPr>
        <w:rFonts w:ascii="Wingdings" w:hAnsi="Wingdings" w:hint="default"/>
      </w:rPr>
    </w:lvl>
    <w:lvl w:ilvl="6" w:tplc="04070001">
      <w:start w:val="1"/>
      <w:numFmt w:val="bullet"/>
      <w:lvlText w:val=""/>
      <w:lvlJc w:val="left"/>
      <w:pPr>
        <w:tabs>
          <w:tab w:val="num" w:pos="5040"/>
        </w:tabs>
        <w:ind w:left="5040" w:hanging="360"/>
      </w:pPr>
      <w:rPr>
        <w:rFonts w:ascii="Symbol" w:hAnsi="Symbol" w:hint="default"/>
      </w:rPr>
    </w:lvl>
    <w:lvl w:ilvl="7" w:tplc="04070003">
      <w:start w:val="1"/>
      <w:numFmt w:val="bullet"/>
      <w:lvlText w:val="o"/>
      <w:lvlJc w:val="left"/>
      <w:pPr>
        <w:tabs>
          <w:tab w:val="num" w:pos="5760"/>
        </w:tabs>
        <w:ind w:left="5760" w:hanging="360"/>
      </w:pPr>
      <w:rPr>
        <w:rFonts w:ascii="Courier New" w:hAnsi="Courier New" w:cs="Times New Roman" w:hint="default"/>
      </w:rPr>
    </w:lvl>
    <w:lvl w:ilvl="8" w:tplc="0407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B750FF4"/>
    <w:multiLevelType w:val="multilevel"/>
    <w:tmpl w:val="FFA88EC8"/>
    <w:lvl w:ilvl="0">
      <w:start w:val="1"/>
      <w:numFmt w:val="decimal"/>
      <w:pStyle w:val="FlietextTHnummeriert"/>
      <w:lvlText w:val="(%1)"/>
      <w:lvlJc w:val="left"/>
      <w:pPr>
        <w:tabs>
          <w:tab w:val="num" w:pos="454"/>
        </w:tabs>
        <w:ind w:left="454" w:hanging="454"/>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2"/>
  </w:num>
  <w:num w:numId="2">
    <w:abstractNumId w:val="4"/>
  </w:num>
  <w:num w:numId="3">
    <w:abstractNumId w:val="0"/>
  </w:num>
  <w:num w:numId="4">
    <w:abstractNumId w:val="5"/>
  </w:num>
  <w:num w:numId="5">
    <w:abstractNumId w:val="0"/>
  </w:num>
  <w:num w:numId="6">
    <w:abstractNumId w:val="9"/>
  </w:num>
  <w:num w:numId="7">
    <w:abstractNumId w:val="2"/>
  </w:num>
  <w:num w:numId="8">
    <w:abstractNumId w:val="4"/>
  </w:num>
  <w:num w:numId="9">
    <w:abstractNumId w:val="5"/>
  </w:num>
  <w:num w:numId="10">
    <w:abstractNumId w:val="6"/>
  </w:num>
  <w:num w:numId="11">
    <w:abstractNumId w:val="0"/>
  </w:num>
  <w:num w:numId="12">
    <w:abstractNumId w:val="0"/>
  </w:num>
  <w:num w:numId="13">
    <w:abstractNumId w:val="0"/>
  </w:num>
  <w:num w:numId="14">
    <w:abstractNumId w:val="0"/>
  </w:num>
  <w:num w:numId="15">
    <w:abstractNumId w:val="0"/>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lvlOverride w:ilvl="1">
      <w:lvl w:ilvl="1">
        <w:start w:val="1"/>
        <w:numFmt w:val="lowerLetter"/>
        <w:pStyle w:val="Aufzhlunga-b-cTHeingerckt"/>
        <w:lvlText w:val="%2."/>
        <w:lvlJc w:val="left"/>
        <w:pPr>
          <w:tabs>
            <w:tab w:val="num" w:pos="794"/>
          </w:tabs>
          <w:ind w:left="794" w:hanging="340"/>
        </w:pPr>
        <w:rPr>
          <w:b w:val="0"/>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num>
  <w:num w:numId="18">
    <w:abstractNumId w:val="2"/>
  </w:num>
  <w:num w:numId="19">
    <w:abstractNumId w:val="2"/>
  </w:num>
  <w:num w:numId="20">
    <w:abstractNumId w:val="4"/>
    <w:lvlOverride w:ilvl="1">
      <w:lvl w:ilvl="1">
        <w:start w:val="1"/>
        <w:numFmt w:val="lowerLetter"/>
        <w:pStyle w:val="Aufzhlunga-b-cTHeingerckt"/>
        <w:lvlText w:val="%2."/>
        <w:lvlJc w:val="left"/>
        <w:pPr>
          <w:tabs>
            <w:tab w:val="num" w:pos="794"/>
          </w:tabs>
          <w:ind w:left="794" w:hanging="340"/>
        </w:pPr>
        <w:rPr>
          <w:b w:val="0"/>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num>
  <w:num w:numId="21">
    <w:abstractNumId w:val="5"/>
  </w:num>
  <w:num w:numId="22">
    <w:abstractNumId w:val="5"/>
  </w:num>
  <w:num w:numId="23">
    <w:abstractNumId w:val="5"/>
  </w:num>
  <w:num w:numId="24">
    <w:abstractNumId w:val="9"/>
  </w:num>
  <w:num w:numId="25">
    <w:abstractNumId w:val="2"/>
  </w:num>
  <w:num w:numId="26">
    <w:abstractNumId w:val="4"/>
  </w:num>
  <w:num w:numId="27">
    <w:abstractNumId w:val="5"/>
  </w:num>
  <w:num w:numId="28">
    <w:abstractNumId w:val="3"/>
  </w:num>
  <w:num w:numId="29">
    <w:abstractNumId w:val="3"/>
  </w:num>
  <w:num w:numId="30">
    <w:abstractNumId w:val="3"/>
  </w:num>
  <w:num w:numId="31">
    <w:abstractNumId w:val="3"/>
  </w:num>
  <w:num w:numId="32">
    <w:abstractNumId w:val="3"/>
  </w:num>
  <w:num w:numId="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7"/>
  </w:num>
  <w:num w:numId="36">
    <w:abstractNumId w:val="7"/>
  </w:num>
  <w:num w:numId="37">
    <w:abstractNumId w:val="7"/>
  </w:num>
  <w:num w:numId="38">
    <w:abstractNumId w:val="7"/>
  </w:num>
  <w:num w:numId="39">
    <w:abstractNumId w:val="3"/>
  </w:num>
  <w:num w:numId="40">
    <w:abstractNumId w:val="1"/>
  </w:num>
  <w:num w:numId="41">
    <w:abstractNumId w:val="7"/>
  </w:num>
  <w:num w:numId="42">
    <w:abstractNumId w:val="7"/>
  </w:num>
  <w:num w:numId="43">
    <w:abstractNumId w:val="7"/>
  </w:num>
  <w:num w:numId="44">
    <w:abstractNumId w:val="7"/>
  </w:num>
  <w:num w:numId="4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8"/>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imson Example">
    <w15:presenceInfo w15:providerId="Windows Live" w15:userId="be88688d7a8428c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0"/>
  <w:proofState w:spelling="clean" w:grammar="clean"/>
  <w:stylePaneFormatFilter w:val="9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1"/>
  <w:trackRevisions/>
  <w:documentProtection w:enforcement="0"/>
  <w:autoFormatOverride/>
  <w:styleLockTheme/>
  <w:styleLockQFSet/>
  <w:defaultTabStop w:val="709"/>
  <w:hyphenationZone w:val="425"/>
  <w:drawingGridHorizontalSpacing w:val="1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6F2"/>
    <w:rsid w:val="00002548"/>
    <w:rsid w:val="00004A6B"/>
    <w:rsid w:val="00005882"/>
    <w:rsid w:val="00010766"/>
    <w:rsid w:val="00011012"/>
    <w:rsid w:val="00015DCC"/>
    <w:rsid w:val="00020538"/>
    <w:rsid w:val="00021E77"/>
    <w:rsid w:val="00023603"/>
    <w:rsid w:val="000266B9"/>
    <w:rsid w:val="00026E0B"/>
    <w:rsid w:val="0002753F"/>
    <w:rsid w:val="000277A7"/>
    <w:rsid w:val="000319D9"/>
    <w:rsid w:val="00035FF7"/>
    <w:rsid w:val="00040532"/>
    <w:rsid w:val="00044592"/>
    <w:rsid w:val="00045D71"/>
    <w:rsid w:val="00045DE7"/>
    <w:rsid w:val="00047E38"/>
    <w:rsid w:val="00052F6B"/>
    <w:rsid w:val="00054CBA"/>
    <w:rsid w:val="00071075"/>
    <w:rsid w:val="00073125"/>
    <w:rsid w:val="00073CED"/>
    <w:rsid w:val="00074821"/>
    <w:rsid w:val="000800AC"/>
    <w:rsid w:val="00085F7C"/>
    <w:rsid w:val="000917A4"/>
    <w:rsid w:val="000941CE"/>
    <w:rsid w:val="00094DDF"/>
    <w:rsid w:val="000959AB"/>
    <w:rsid w:val="00096F34"/>
    <w:rsid w:val="0009719E"/>
    <w:rsid w:val="000A3D9F"/>
    <w:rsid w:val="000A4FA3"/>
    <w:rsid w:val="000A7DD5"/>
    <w:rsid w:val="000B19B1"/>
    <w:rsid w:val="000B3888"/>
    <w:rsid w:val="000C0D6A"/>
    <w:rsid w:val="000C169B"/>
    <w:rsid w:val="000C40E4"/>
    <w:rsid w:val="000C423E"/>
    <w:rsid w:val="000C51AA"/>
    <w:rsid w:val="000C5FA3"/>
    <w:rsid w:val="000C64E7"/>
    <w:rsid w:val="000C65AA"/>
    <w:rsid w:val="000C79EF"/>
    <w:rsid w:val="000D0CBF"/>
    <w:rsid w:val="000D3256"/>
    <w:rsid w:val="000E289C"/>
    <w:rsid w:val="000E58D7"/>
    <w:rsid w:val="000E7AA8"/>
    <w:rsid w:val="000F25CE"/>
    <w:rsid w:val="000F2C3C"/>
    <w:rsid w:val="000F53DE"/>
    <w:rsid w:val="00100A84"/>
    <w:rsid w:val="00101D1D"/>
    <w:rsid w:val="001073C3"/>
    <w:rsid w:val="001116EB"/>
    <w:rsid w:val="0011398E"/>
    <w:rsid w:val="00122875"/>
    <w:rsid w:val="00125837"/>
    <w:rsid w:val="0012621D"/>
    <w:rsid w:val="00132E74"/>
    <w:rsid w:val="00134027"/>
    <w:rsid w:val="00140762"/>
    <w:rsid w:val="00142F6F"/>
    <w:rsid w:val="001436B5"/>
    <w:rsid w:val="00145FAA"/>
    <w:rsid w:val="00150E11"/>
    <w:rsid w:val="00160A84"/>
    <w:rsid w:val="00162B41"/>
    <w:rsid w:val="00162F31"/>
    <w:rsid w:val="001708C0"/>
    <w:rsid w:val="00176DD9"/>
    <w:rsid w:val="00181693"/>
    <w:rsid w:val="00181C42"/>
    <w:rsid w:val="00182214"/>
    <w:rsid w:val="00182F1F"/>
    <w:rsid w:val="001870DD"/>
    <w:rsid w:val="00190347"/>
    <w:rsid w:val="00195D51"/>
    <w:rsid w:val="001B03EF"/>
    <w:rsid w:val="001B216A"/>
    <w:rsid w:val="001B646B"/>
    <w:rsid w:val="001C0480"/>
    <w:rsid w:val="001C11AD"/>
    <w:rsid w:val="001C4EEA"/>
    <w:rsid w:val="001D30B3"/>
    <w:rsid w:val="001D5D97"/>
    <w:rsid w:val="001E1E5D"/>
    <w:rsid w:val="001F1CE7"/>
    <w:rsid w:val="001F296E"/>
    <w:rsid w:val="001F387D"/>
    <w:rsid w:val="001F3FF2"/>
    <w:rsid w:val="0020044B"/>
    <w:rsid w:val="00201723"/>
    <w:rsid w:val="0020599D"/>
    <w:rsid w:val="00215380"/>
    <w:rsid w:val="00217B24"/>
    <w:rsid w:val="002201D7"/>
    <w:rsid w:val="0022097D"/>
    <w:rsid w:val="002265D2"/>
    <w:rsid w:val="00233086"/>
    <w:rsid w:val="0023448D"/>
    <w:rsid w:val="0023510F"/>
    <w:rsid w:val="00235159"/>
    <w:rsid w:val="0023599C"/>
    <w:rsid w:val="00240119"/>
    <w:rsid w:val="00256427"/>
    <w:rsid w:val="00257F61"/>
    <w:rsid w:val="0026024A"/>
    <w:rsid w:val="00262976"/>
    <w:rsid w:val="00263820"/>
    <w:rsid w:val="0026491A"/>
    <w:rsid w:val="00266F34"/>
    <w:rsid w:val="0027686D"/>
    <w:rsid w:val="00276933"/>
    <w:rsid w:val="0028051B"/>
    <w:rsid w:val="00280952"/>
    <w:rsid w:val="00286123"/>
    <w:rsid w:val="00297408"/>
    <w:rsid w:val="00297CD5"/>
    <w:rsid w:val="002A1345"/>
    <w:rsid w:val="002B01E9"/>
    <w:rsid w:val="002B0A5C"/>
    <w:rsid w:val="002B29C8"/>
    <w:rsid w:val="002B2DA9"/>
    <w:rsid w:val="002B2FDA"/>
    <w:rsid w:val="002B3F68"/>
    <w:rsid w:val="002B49AA"/>
    <w:rsid w:val="002B5435"/>
    <w:rsid w:val="002B61C7"/>
    <w:rsid w:val="002E3A4A"/>
    <w:rsid w:val="002E6DA2"/>
    <w:rsid w:val="002F3087"/>
    <w:rsid w:val="002F5C7A"/>
    <w:rsid w:val="002F6A2F"/>
    <w:rsid w:val="00303C12"/>
    <w:rsid w:val="00305443"/>
    <w:rsid w:val="003077FB"/>
    <w:rsid w:val="0031001C"/>
    <w:rsid w:val="00313E30"/>
    <w:rsid w:val="00314F90"/>
    <w:rsid w:val="00315589"/>
    <w:rsid w:val="00321A89"/>
    <w:rsid w:val="003312CC"/>
    <w:rsid w:val="003313D0"/>
    <w:rsid w:val="00334775"/>
    <w:rsid w:val="003355C0"/>
    <w:rsid w:val="00335EDE"/>
    <w:rsid w:val="00342EB6"/>
    <w:rsid w:val="00344853"/>
    <w:rsid w:val="00345E8E"/>
    <w:rsid w:val="0034620B"/>
    <w:rsid w:val="003476C8"/>
    <w:rsid w:val="0035388F"/>
    <w:rsid w:val="00354AB9"/>
    <w:rsid w:val="00355139"/>
    <w:rsid w:val="00365003"/>
    <w:rsid w:val="0037058C"/>
    <w:rsid w:val="0037108D"/>
    <w:rsid w:val="0037367D"/>
    <w:rsid w:val="0038134A"/>
    <w:rsid w:val="00385EF6"/>
    <w:rsid w:val="00386386"/>
    <w:rsid w:val="00387C59"/>
    <w:rsid w:val="003A0568"/>
    <w:rsid w:val="003A15F6"/>
    <w:rsid w:val="003A168E"/>
    <w:rsid w:val="003A6CCF"/>
    <w:rsid w:val="003B2B92"/>
    <w:rsid w:val="003B6864"/>
    <w:rsid w:val="003B7C86"/>
    <w:rsid w:val="003B7E70"/>
    <w:rsid w:val="003C354D"/>
    <w:rsid w:val="003C436E"/>
    <w:rsid w:val="003C71A2"/>
    <w:rsid w:val="003C7677"/>
    <w:rsid w:val="003D12B1"/>
    <w:rsid w:val="003D1DA9"/>
    <w:rsid w:val="003D2E8A"/>
    <w:rsid w:val="003D4FDA"/>
    <w:rsid w:val="003E7954"/>
    <w:rsid w:val="003E7ECA"/>
    <w:rsid w:val="003F0958"/>
    <w:rsid w:val="003F09E8"/>
    <w:rsid w:val="003F0C2A"/>
    <w:rsid w:val="003F336F"/>
    <w:rsid w:val="003F5A7A"/>
    <w:rsid w:val="00401CE4"/>
    <w:rsid w:val="00402842"/>
    <w:rsid w:val="004052D8"/>
    <w:rsid w:val="0041057A"/>
    <w:rsid w:val="00412514"/>
    <w:rsid w:val="00413287"/>
    <w:rsid w:val="00414A33"/>
    <w:rsid w:val="00425D1F"/>
    <w:rsid w:val="00431BEF"/>
    <w:rsid w:val="00435B54"/>
    <w:rsid w:val="0044151E"/>
    <w:rsid w:val="004429DE"/>
    <w:rsid w:val="00447B82"/>
    <w:rsid w:val="00452BB2"/>
    <w:rsid w:val="00457370"/>
    <w:rsid w:val="0045753F"/>
    <w:rsid w:val="004606AE"/>
    <w:rsid w:val="00462F7E"/>
    <w:rsid w:val="004645B6"/>
    <w:rsid w:val="00487122"/>
    <w:rsid w:val="0049127D"/>
    <w:rsid w:val="0049263F"/>
    <w:rsid w:val="00495706"/>
    <w:rsid w:val="00496C29"/>
    <w:rsid w:val="00497880"/>
    <w:rsid w:val="00497A20"/>
    <w:rsid w:val="004A0A91"/>
    <w:rsid w:val="004A37C4"/>
    <w:rsid w:val="004A579A"/>
    <w:rsid w:val="004A70B0"/>
    <w:rsid w:val="004A76F6"/>
    <w:rsid w:val="004B0403"/>
    <w:rsid w:val="004B1181"/>
    <w:rsid w:val="004B3425"/>
    <w:rsid w:val="004C1062"/>
    <w:rsid w:val="004C1C32"/>
    <w:rsid w:val="004C1CF4"/>
    <w:rsid w:val="004D28CB"/>
    <w:rsid w:val="004E16F7"/>
    <w:rsid w:val="004E3166"/>
    <w:rsid w:val="004E745E"/>
    <w:rsid w:val="004F0875"/>
    <w:rsid w:val="004F2671"/>
    <w:rsid w:val="004F268E"/>
    <w:rsid w:val="004F4CDB"/>
    <w:rsid w:val="00501D8E"/>
    <w:rsid w:val="005027B9"/>
    <w:rsid w:val="00507BAC"/>
    <w:rsid w:val="00510B63"/>
    <w:rsid w:val="00512F05"/>
    <w:rsid w:val="00516957"/>
    <w:rsid w:val="005214CA"/>
    <w:rsid w:val="0052657F"/>
    <w:rsid w:val="005303A7"/>
    <w:rsid w:val="005324F5"/>
    <w:rsid w:val="0053274C"/>
    <w:rsid w:val="005327A9"/>
    <w:rsid w:val="00532856"/>
    <w:rsid w:val="00536D73"/>
    <w:rsid w:val="00537023"/>
    <w:rsid w:val="00546221"/>
    <w:rsid w:val="0054766A"/>
    <w:rsid w:val="00552AAD"/>
    <w:rsid w:val="00553A30"/>
    <w:rsid w:val="00553B4E"/>
    <w:rsid w:val="0055693B"/>
    <w:rsid w:val="00560320"/>
    <w:rsid w:val="005708A7"/>
    <w:rsid w:val="00573DC6"/>
    <w:rsid w:val="00575A82"/>
    <w:rsid w:val="005768C3"/>
    <w:rsid w:val="005774DB"/>
    <w:rsid w:val="005803C4"/>
    <w:rsid w:val="005810BE"/>
    <w:rsid w:val="0058299E"/>
    <w:rsid w:val="005833B2"/>
    <w:rsid w:val="00584861"/>
    <w:rsid w:val="00585902"/>
    <w:rsid w:val="00590A39"/>
    <w:rsid w:val="00595D05"/>
    <w:rsid w:val="005B1992"/>
    <w:rsid w:val="005B4E22"/>
    <w:rsid w:val="005B57A0"/>
    <w:rsid w:val="005C0D97"/>
    <w:rsid w:val="005C416A"/>
    <w:rsid w:val="005C5A3B"/>
    <w:rsid w:val="005C7274"/>
    <w:rsid w:val="005D04ED"/>
    <w:rsid w:val="005D217F"/>
    <w:rsid w:val="005D49C2"/>
    <w:rsid w:val="005D667A"/>
    <w:rsid w:val="005E0A5B"/>
    <w:rsid w:val="005E160C"/>
    <w:rsid w:val="005E1E13"/>
    <w:rsid w:val="005E6A14"/>
    <w:rsid w:val="005E73C9"/>
    <w:rsid w:val="005F2CC9"/>
    <w:rsid w:val="005F3B44"/>
    <w:rsid w:val="005F3CA2"/>
    <w:rsid w:val="00601F34"/>
    <w:rsid w:val="00606F5B"/>
    <w:rsid w:val="00607CB8"/>
    <w:rsid w:val="00615655"/>
    <w:rsid w:val="00621DE3"/>
    <w:rsid w:val="00623025"/>
    <w:rsid w:val="00623083"/>
    <w:rsid w:val="00624F1E"/>
    <w:rsid w:val="006251F2"/>
    <w:rsid w:val="0063051F"/>
    <w:rsid w:val="0063101B"/>
    <w:rsid w:val="00631283"/>
    <w:rsid w:val="00632D61"/>
    <w:rsid w:val="00632F4D"/>
    <w:rsid w:val="0063751E"/>
    <w:rsid w:val="0064114B"/>
    <w:rsid w:val="00641221"/>
    <w:rsid w:val="00642BA0"/>
    <w:rsid w:val="006431C4"/>
    <w:rsid w:val="00653C0D"/>
    <w:rsid w:val="00654FC2"/>
    <w:rsid w:val="00656B77"/>
    <w:rsid w:val="00657091"/>
    <w:rsid w:val="006572F3"/>
    <w:rsid w:val="00661E48"/>
    <w:rsid w:val="0066343F"/>
    <w:rsid w:val="00663FDC"/>
    <w:rsid w:val="006670D0"/>
    <w:rsid w:val="00671EC0"/>
    <w:rsid w:val="00672B7E"/>
    <w:rsid w:val="00674AD1"/>
    <w:rsid w:val="006813E5"/>
    <w:rsid w:val="006828F9"/>
    <w:rsid w:val="006830FF"/>
    <w:rsid w:val="006857BF"/>
    <w:rsid w:val="0069346C"/>
    <w:rsid w:val="00693D6A"/>
    <w:rsid w:val="00694DAA"/>
    <w:rsid w:val="006A5F7A"/>
    <w:rsid w:val="006A7F8F"/>
    <w:rsid w:val="006C32D5"/>
    <w:rsid w:val="006D0AEB"/>
    <w:rsid w:val="006D40C6"/>
    <w:rsid w:val="006E4D00"/>
    <w:rsid w:val="006E7578"/>
    <w:rsid w:val="006F4A87"/>
    <w:rsid w:val="006F6CFF"/>
    <w:rsid w:val="00701B54"/>
    <w:rsid w:val="00706FDF"/>
    <w:rsid w:val="00707B7A"/>
    <w:rsid w:val="00714B60"/>
    <w:rsid w:val="0072012E"/>
    <w:rsid w:val="00721DEE"/>
    <w:rsid w:val="00722974"/>
    <w:rsid w:val="007268F3"/>
    <w:rsid w:val="0072736A"/>
    <w:rsid w:val="00731493"/>
    <w:rsid w:val="00732E5F"/>
    <w:rsid w:val="00734C65"/>
    <w:rsid w:val="007416EE"/>
    <w:rsid w:val="0074413F"/>
    <w:rsid w:val="007525D8"/>
    <w:rsid w:val="007530CB"/>
    <w:rsid w:val="00761CB5"/>
    <w:rsid w:val="00762A0F"/>
    <w:rsid w:val="00762CD7"/>
    <w:rsid w:val="007642D8"/>
    <w:rsid w:val="00764462"/>
    <w:rsid w:val="00765CC6"/>
    <w:rsid w:val="007710CF"/>
    <w:rsid w:val="00782060"/>
    <w:rsid w:val="007906EA"/>
    <w:rsid w:val="007910FC"/>
    <w:rsid w:val="007927B1"/>
    <w:rsid w:val="00795376"/>
    <w:rsid w:val="0079584E"/>
    <w:rsid w:val="00797A5D"/>
    <w:rsid w:val="007A0559"/>
    <w:rsid w:val="007B09D5"/>
    <w:rsid w:val="007B31CE"/>
    <w:rsid w:val="007C0C2C"/>
    <w:rsid w:val="007C7A04"/>
    <w:rsid w:val="007D0E85"/>
    <w:rsid w:val="007D5464"/>
    <w:rsid w:val="007E12D5"/>
    <w:rsid w:val="007E26AD"/>
    <w:rsid w:val="007E2925"/>
    <w:rsid w:val="007E2BA1"/>
    <w:rsid w:val="007E3DE2"/>
    <w:rsid w:val="007E6522"/>
    <w:rsid w:val="007F0399"/>
    <w:rsid w:val="007F0D1F"/>
    <w:rsid w:val="007F102B"/>
    <w:rsid w:val="007F1426"/>
    <w:rsid w:val="007F19A7"/>
    <w:rsid w:val="007F31DC"/>
    <w:rsid w:val="007F4157"/>
    <w:rsid w:val="007F4ABA"/>
    <w:rsid w:val="007F7377"/>
    <w:rsid w:val="00803FC7"/>
    <w:rsid w:val="00806E3B"/>
    <w:rsid w:val="008106F2"/>
    <w:rsid w:val="00816437"/>
    <w:rsid w:val="00821611"/>
    <w:rsid w:val="008230A0"/>
    <w:rsid w:val="00824DBD"/>
    <w:rsid w:val="00827823"/>
    <w:rsid w:val="008313A2"/>
    <w:rsid w:val="008363D0"/>
    <w:rsid w:val="008404C6"/>
    <w:rsid w:val="0084141F"/>
    <w:rsid w:val="008420B7"/>
    <w:rsid w:val="00844162"/>
    <w:rsid w:val="00844B9E"/>
    <w:rsid w:val="00850743"/>
    <w:rsid w:val="00853B9F"/>
    <w:rsid w:val="0085568B"/>
    <w:rsid w:val="0085594F"/>
    <w:rsid w:val="00856228"/>
    <w:rsid w:val="0085666E"/>
    <w:rsid w:val="00865F1B"/>
    <w:rsid w:val="008755C7"/>
    <w:rsid w:val="00877C3F"/>
    <w:rsid w:val="00883BF4"/>
    <w:rsid w:val="00884541"/>
    <w:rsid w:val="00884B77"/>
    <w:rsid w:val="0089474D"/>
    <w:rsid w:val="00894B52"/>
    <w:rsid w:val="008951A7"/>
    <w:rsid w:val="008977A5"/>
    <w:rsid w:val="00897D99"/>
    <w:rsid w:val="008A0D79"/>
    <w:rsid w:val="008A233C"/>
    <w:rsid w:val="008A337F"/>
    <w:rsid w:val="008A5B7A"/>
    <w:rsid w:val="008A65EC"/>
    <w:rsid w:val="008B0911"/>
    <w:rsid w:val="008B0F0E"/>
    <w:rsid w:val="008B4A84"/>
    <w:rsid w:val="008B5340"/>
    <w:rsid w:val="008B5ABC"/>
    <w:rsid w:val="008B6C2E"/>
    <w:rsid w:val="008B777C"/>
    <w:rsid w:val="008B7C5B"/>
    <w:rsid w:val="008C321B"/>
    <w:rsid w:val="008C4768"/>
    <w:rsid w:val="008C4D15"/>
    <w:rsid w:val="008C6BB8"/>
    <w:rsid w:val="008D50D6"/>
    <w:rsid w:val="008D64EB"/>
    <w:rsid w:val="008F0DB1"/>
    <w:rsid w:val="008F22BA"/>
    <w:rsid w:val="008F7D43"/>
    <w:rsid w:val="00903E2E"/>
    <w:rsid w:val="0090715D"/>
    <w:rsid w:val="00910F74"/>
    <w:rsid w:val="00913E85"/>
    <w:rsid w:val="00914D77"/>
    <w:rsid w:val="009152F4"/>
    <w:rsid w:val="00931F26"/>
    <w:rsid w:val="00932460"/>
    <w:rsid w:val="0093473B"/>
    <w:rsid w:val="0094258A"/>
    <w:rsid w:val="0094342D"/>
    <w:rsid w:val="00943879"/>
    <w:rsid w:val="00944358"/>
    <w:rsid w:val="00952808"/>
    <w:rsid w:val="009539CA"/>
    <w:rsid w:val="009608E1"/>
    <w:rsid w:val="00961752"/>
    <w:rsid w:val="00970F54"/>
    <w:rsid w:val="00973326"/>
    <w:rsid w:val="00981649"/>
    <w:rsid w:val="00982840"/>
    <w:rsid w:val="00984CF4"/>
    <w:rsid w:val="00990D7C"/>
    <w:rsid w:val="009936CF"/>
    <w:rsid w:val="00994D8D"/>
    <w:rsid w:val="00995F49"/>
    <w:rsid w:val="009A4648"/>
    <w:rsid w:val="009A514C"/>
    <w:rsid w:val="009A7F90"/>
    <w:rsid w:val="009B1DEB"/>
    <w:rsid w:val="009D5630"/>
    <w:rsid w:val="009D6C0D"/>
    <w:rsid w:val="009D7871"/>
    <w:rsid w:val="009D7FC4"/>
    <w:rsid w:val="009E1DEB"/>
    <w:rsid w:val="009F0D0B"/>
    <w:rsid w:val="009F1BE7"/>
    <w:rsid w:val="009F39A0"/>
    <w:rsid w:val="009F7E8A"/>
    <w:rsid w:val="00A113D6"/>
    <w:rsid w:val="00A15FBA"/>
    <w:rsid w:val="00A254C2"/>
    <w:rsid w:val="00A27451"/>
    <w:rsid w:val="00A34AE0"/>
    <w:rsid w:val="00A37BB1"/>
    <w:rsid w:val="00A37EE5"/>
    <w:rsid w:val="00A42241"/>
    <w:rsid w:val="00A42F6B"/>
    <w:rsid w:val="00A43478"/>
    <w:rsid w:val="00A43FEF"/>
    <w:rsid w:val="00A44972"/>
    <w:rsid w:val="00A467DF"/>
    <w:rsid w:val="00A518C3"/>
    <w:rsid w:val="00A52EE4"/>
    <w:rsid w:val="00A56C44"/>
    <w:rsid w:val="00A56DC6"/>
    <w:rsid w:val="00A57660"/>
    <w:rsid w:val="00A60681"/>
    <w:rsid w:val="00A60CDE"/>
    <w:rsid w:val="00A63975"/>
    <w:rsid w:val="00A670C9"/>
    <w:rsid w:val="00A6714E"/>
    <w:rsid w:val="00A7274F"/>
    <w:rsid w:val="00A76B87"/>
    <w:rsid w:val="00A80CBA"/>
    <w:rsid w:val="00A87807"/>
    <w:rsid w:val="00A901BA"/>
    <w:rsid w:val="00AA20CD"/>
    <w:rsid w:val="00AA6561"/>
    <w:rsid w:val="00AA6E4A"/>
    <w:rsid w:val="00AA7733"/>
    <w:rsid w:val="00AB1488"/>
    <w:rsid w:val="00AB40E2"/>
    <w:rsid w:val="00AB4589"/>
    <w:rsid w:val="00AB546F"/>
    <w:rsid w:val="00AB5DC6"/>
    <w:rsid w:val="00AB70A7"/>
    <w:rsid w:val="00AB75A8"/>
    <w:rsid w:val="00AB76E4"/>
    <w:rsid w:val="00AC00EB"/>
    <w:rsid w:val="00AC0823"/>
    <w:rsid w:val="00AC0F02"/>
    <w:rsid w:val="00AC0F0E"/>
    <w:rsid w:val="00AC35DB"/>
    <w:rsid w:val="00AC6030"/>
    <w:rsid w:val="00AD6131"/>
    <w:rsid w:val="00AD6F41"/>
    <w:rsid w:val="00AE5F39"/>
    <w:rsid w:val="00AE72D6"/>
    <w:rsid w:val="00AE74D1"/>
    <w:rsid w:val="00AF1419"/>
    <w:rsid w:val="00AF368B"/>
    <w:rsid w:val="00AF4538"/>
    <w:rsid w:val="00AF64C9"/>
    <w:rsid w:val="00B117D0"/>
    <w:rsid w:val="00B11867"/>
    <w:rsid w:val="00B12C69"/>
    <w:rsid w:val="00B12CEA"/>
    <w:rsid w:val="00B156D0"/>
    <w:rsid w:val="00B16F52"/>
    <w:rsid w:val="00B223B4"/>
    <w:rsid w:val="00B24461"/>
    <w:rsid w:val="00B31ABB"/>
    <w:rsid w:val="00B33EEA"/>
    <w:rsid w:val="00B37BBC"/>
    <w:rsid w:val="00B4062E"/>
    <w:rsid w:val="00B41C5A"/>
    <w:rsid w:val="00B43D22"/>
    <w:rsid w:val="00B45579"/>
    <w:rsid w:val="00B46209"/>
    <w:rsid w:val="00B506F5"/>
    <w:rsid w:val="00B52195"/>
    <w:rsid w:val="00B52543"/>
    <w:rsid w:val="00B53775"/>
    <w:rsid w:val="00B56BE3"/>
    <w:rsid w:val="00B607E1"/>
    <w:rsid w:val="00B67579"/>
    <w:rsid w:val="00B70977"/>
    <w:rsid w:val="00B72977"/>
    <w:rsid w:val="00B72F40"/>
    <w:rsid w:val="00B8642E"/>
    <w:rsid w:val="00B867F4"/>
    <w:rsid w:val="00B902F0"/>
    <w:rsid w:val="00B92656"/>
    <w:rsid w:val="00B9511F"/>
    <w:rsid w:val="00BA0983"/>
    <w:rsid w:val="00BA109A"/>
    <w:rsid w:val="00BA2B37"/>
    <w:rsid w:val="00BB0CA3"/>
    <w:rsid w:val="00BB3F75"/>
    <w:rsid w:val="00BB4A4A"/>
    <w:rsid w:val="00BB5B5B"/>
    <w:rsid w:val="00BB6F0E"/>
    <w:rsid w:val="00BC3297"/>
    <w:rsid w:val="00BC740C"/>
    <w:rsid w:val="00BD1AB4"/>
    <w:rsid w:val="00BD41AB"/>
    <w:rsid w:val="00BE4A7B"/>
    <w:rsid w:val="00BE6839"/>
    <w:rsid w:val="00BE6AB6"/>
    <w:rsid w:val="00BE7CAB"/>
    <w:rsid w:val="00BF4986"/>
    <w:rsid w:val="00BF5590"/>
    <w:rsid w:val="00BF6771"/>
    <w:rsid w:val="00BF6A8E"/>
    <w:rsid w:val="00C116C0"/>
    <w:rsid w:val="00C12AD8"/>
    <w:rsid w:val="00C20B71"/>
    <w:rsid w:val="00C25C61"/>
    <w:rsid w:val="00C2723A"/>
    <w:rsid w:val="00C32550"/>
    <w:rsid w:val="00C34BD6"/>
    <w:rsid w:val="00C36D23"/>
    <w:rsid w:val="00C42255"/>
    <w:rsid w:val="00C4318C"/>
    <w:rsid w:val="00C43892"/>
    <w:rsid w:val="00C440AB"/>
    <w:rsid w:val="00C47903"/>
    <w:rsid w:val="00C500AD"/>
    <w:rsid w:val="00C529D5"/>
    <w:rsid w:val="00C52C9E"/>
    <w:rsid w:val="00C54F1C"/>
    <w:rsid w:val="00C57D25"/>
    <w:rsid w:val="00C61166"/>
    <w:rsid w:val="00C709D0"/>
    <w:rsid w:val="00C75CB6"/>
    <w:rsid w:val="00C76171"/>
    <w:rsid w:val="00C802BD"/>
    <w:rsid w:val="00C83E6B"/>
    <w:rsid w:val="00C87320"/>
    <w:rsid w:val="00C90348"/>
    <w:rsid w:val="00C9371C"/>
    <w:rsid w:val="00C9414C"/>
    <w:rsid w:val="00C954DA"/>
    <w:rsid w:val="00CA02AE"/>
    <w:rsid w:val="00CA1566"/>
    <w:rsid w:val="00CA183F"/>
    <w:rsid w:val="00CA3FCD"/>
    <w:rsid w:val="00CA4640"/>
    <w:rsid w:val="00CA4C8A"/>
    <w:rsid w:val="00CA61A4"/>
    <w:rsid w:val="00CB08B4"/>
    <w:rsid w:val="00CB2B8B"/>
    <w:rsid w:val="00CB5E77"/>
    <w:rsid w:val="00CB62DA"/>
    <w:rsid w:val="00CC4A6C"/>
    <w:rsid w:val="00CC5E83"/>
    <w:rsid w:val="00CC73B8"/>
    <w:rsid w:val="00CD1842"/>
    <w:rsid w:val="00CD2580"/>
    <w:rsid w:val="00CD2753"/>
    <w:rsid w:val="00CD4C8D"/>
    <w:rsid w:val="00CD64C1"/>
    <w:rsid w:val="00CD7723"/>
    <w:rsid w:val="00CE27F3"/>
    <w:rsid w:val="00CE6338"/>
    <w:rsid w:val="00CE6814"/>
    <w:rsid w:val="00CE6945"/>
    <w:rsid w:val="00CE75A5"/>
    <w:rsid w:val="00CE7678"/>
    <w:rsid w:val="00CF0F5E"/>
    <w:rsid w:val="00CF4418"/>
    <w:rsid w:val="00CF5212"/>
    <w:rsid w:val="00CF6241"/>
    <w:rsid w:val="00CF6260"/>
    <w:rsid w:val="00CF6E08"/>
    <w:rsid w:val="00CF776F"/>
    <w:rsid w:val="00CF780E"/>
    <w:rsid w:val="00D05D89"/>
    <w:rsid w:val="00D2315A"/>
    <w:rsid w:val="00D33416"/>
    <w:rsid w:val="00D33D87"/>
    <w:rsid w:val="00D34394"/>
    <w:rsid w:val="00D35014"/>
    <w:rsid w:val="00D36541"/>
    <w:rsid w:val="00D369FA"/>
    <w:rsid w:val="00D37974"/>
    <w:rsid w:val="00D43332"/>
    <w:rsid w:val="00D4721F"/>
    <w:rsid w:val="00D478D8"/>
    <w:rsid w:val="00D523E4"/>
    <w:rsid w:val="00D5300C"/>
    <w:rsid w:val="00D539FD"/>
    <w:rsid w:val="00D609DF"/>
    <w:rsid w:val="00D62410"/>
    <w:rsid w:val="00D62EA6"/>
    <w:rsid w:val="00D63EDE"/>
    <w:rsid w:val="00D64D1B"/>
    <w:rsid w:val="00D654F8"/>
    <w:rsid w:val="00D67A15"/>
    <w:rsid w:val="00D71A82"/>
    <w:rsid w:val="00D833BE"/>
    <w:rsid w:val="00D9344A"/>
    <w:rsid w:val="00D950CD"/>
    <w:rsid w:val="00DA06D6"/>
    <w:rsid w:val="00DA2B85"/>
    <w:rsid w:val="00DA2E12"/>
    <w:rsid w:val="00DA328C"/>
    <w:rsid w:val="00DA44B8"/>
    <w:rsid w:val="00DA4D98"/>
    <w:rsid w:val="00DB11BF"/>
    <w:rsid w:val="00DB3F54"/>
    <w:rsid w:val="00DB4EF9"/>
    <w:rsid w:val="00DC4008"/>
    <w:rsid w:val="00DC51F8"/>
    <w:rsid w:val="00DC5485"/>
    <w:rsid w:val="00DD27E1"/>
    <w:rsid w:val="00DD6289"/>
    <w:rsid w:val="00DD75CC"/>
    <w:rsid w:val="00DE2798"/>
    <w:rsid w:val="00DF1CC3"/>
    <w:rsid w:val="00DF487B"/>
    <w:rsid w:val="00DF4BC2"/>
    <w:rsid w:val="00DF68BB"/>
    <w:rsid w:val="00E0179B"/>
    <w:rsid w:val="00E04F84"/>
    <w:rsid w:val="00E06553"/>
    <w:rsid w:val="00E110FA"/>
    <w:rsid w:val="00E11E05"/>
    <w:rsid w:val="00E15DE0"/>
    <w:rsid w:val="00E161F9"/>
    <w:rsid w:val="00E1665F"/>
    <w:rsid w:val="00E17C21"/>
    <w:rsid w:val="00E17F8E"/>
    <w:rsid w:val="00E2139C"/>
    <w:rsid w:val="00E24B09"/>
    <w:rsid w:val="00E31963"/>
    <w:rsid w:val="00E32733"/>
    <w:rsid w:val="00E37037"/>
    <w:rsid w:val="00E37146"/>
    <w:rsid w:val="00E41ED4"/>
    <w:rsid w:val="00E41FC6"/>
    <w:rsid w:val="00E427E3"/>
    <w:rsid w:val="00E453C8"/>
    <w:rsid w:val="00E45DD4"/>
    <w:rsid w:val="00E57925"/>
    <w:rsid w:val="00E64565"/>
    <w:rsid w:val="00E66653"/>
    <w:rsid w:val="00E66FE3"/>
    <w:rsid w:val="00E72227"/>
    <w:rsid w:val="00E741C8"/>
    <w:rsid w:val="00E74D8A"/>
    <w:rsid w:val="00E75078"/>
    <w:rsid w:val="00E768BC"/>
    <w:rsid w:val="00E7750C"/>
    <w:rsid w:val="00E77995"/>
    <w:rsid w:val="00E830C0"/>
    <w:rsid w:val="00E84131"/>
    <w:rsid w:val="00E85543"/>
    <w:rsid w:val="00E8667E"/>
    <w:rsid w:val="00E90B0E"/>
    <w:rsid w:val="00E91FBF"/>
    <w:rsid w:val="00E92CAD"/>
    <w:rsid w:val="00E955E1"/>
    <w:rsid w:val="00E96915"/>
    <w:rsid w:val="00E97A94"/>
    <w:rsid w:val="00EA0C0E"/>
    <w:rsid w:val="00EA2E1E"/>
    <w:rsid w:val="00EA6F11"/>
    <w:rsid w:val="00EA7B2F"/>
    <w:rsid w:val="00EB0DDA"/>
    <w:rsid w:val="00EB1801"/>
    <w:rsid w:val="00EB35AE"/>
    <w:rsid w:val="00EB45C4"/>
    <w:rsid w:val="00EB4847"/>
    <w:rsid w:val="00EB517A"/>
    <w:rsid w:val="00EC1B24"/>
    <w:rsid w:val="00ED19B7"/>
    <w:rsid w:val="00EE5B7E"/>
    <w:rsid w:val="00EE7C19"/>
    <w:rsid w:val="00EF13C8"/>
    <w:rsid w:val="00EF6DF1"/>
    <w:rsid w:val="00EF7597"/>
    <w:rsid w:val="00F000E0"/>
    <w:rsid w:val="00F02954"/>
    <w:rsid w:val="00F04368"/>
    <w:rsid w:val="00F07F06"/>
    <w:rsid w:val="00F110B3"/>
    <w:rsid w:val="00F141BA"/>
    <w:rsid w:val="00F226AB"/>
    <w:rsid w:val="00F262F9"/>
    <w:rsid w:val="00F306DC"/>
    <w:rsid w:val="00F3177F"/>
    <w:rsid w:val="00F35057"/>
    <w:rsid w:val="00F351BA"/>
    <w:rsid w:val="00F3536F"/>
    <w:rsid w:val="00F43919"/>
    <w:rsid w:val="00F576C8"/>
    <w:rsid w:val="00F60353"/>
    <w:rsid w:val="00F66D62"/>
    <w:rsid w:val="00F729B4"/>
    <w:rsid w:val="00F73BA9"/>
    <w:rsid w:val="00F76699"/>
    <w:rsid w:val="00F7677B"/>
    <w:rsid w:val="00F779AF"/>
    <w:rsid w:val="00F836DF"/>
    <w:rsid w:val="00F844FE"/>
    <w:rsid w:val="00F856F3"/>
    <w:rsid w:val="00F85C34"/>
    <w:rsid w:val="00F86A26"/>
    <w:rsid w:val="00F910AD"/>
    <w:rsid w:val="00FA1107"/>
    <w:rsid w:val="00FA5CA7"/>
    <w:rsid w:val="00FA6093"/>
    <w:rsid w:val="00FB0076"/>
    <w:rsid w:val="00FB1EEB"/>
    <w:rsid w:val="00FB2080"/>
    <w:rsid w:val="00FB2A93"/>
    <w:rsid w:val="00FB3169"/>
    <w:rsid w:val="00FB6C48"/>
    <w:rsid w:val="00FC09B8"/>
    <w:rsid w:val="00FC536C"/>
    <w:rsid w:val="00FC6FF3"/>
    <w:rsid w:val="00FD3148"/>
    <w:rsid w:val="00FD4B93"/>
    <w:rsid w:val="00FE18BD"/>
    <w:rsid w:val="00FE3792"/>
    <w:rsid w:val="00FE3D9D"/>
    <w:rsid w:val="00FE600C"/>
    <w:rsid w:val="00FF41A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2AE6EDF"/>
  <w15:docId w15:val="{03F4DE38-55AA-418F-800F-76C451309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lang w:val="de-DE" w:eastAsia="de-DE" w:bidi="ar-SA"/>
      </w:rPr>
    </w:rPrDefault>
    <w:pPrDefault>
      <w:pPr>
        <w:spacing w:after="120" w:line="295" w:lineRule="auto"/>
      </w:pPr>
    </w:pPrDefault>
  </w:docDefaults>
  <w:latentStyles w:defLockedState="1" w:defUIPriority="99" w:defSemiHidden="0" w:defUnhideWhenUsed="0" w:defQFormat="0" w:count="375">
    <w:lsdException w:name="Normal" w:locked="0" w:uiPriority="0"/>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iPriority="0" w:unhideWhenUsed="1"/>
    <w:lsdException w:name="footer" w:semiHidden="1" w:unhideWhenUsed="1"/>
    <w:lsdException w:name="index heading" w:semiHidden="1" w:unhideWhenUsed="1"/>
    <w:lsdException w:name="caption" w:locked="0"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locked="0"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29"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0" w:qFormat="1"/>
    <w:lsdException w:name="Salutation" w:semiHidden="1"/>
    <w:lsdException w:name="Date" w:semiHidden="1" w:uiPriority="32" w:qFormat="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locked="0" w:uiPriority="29" w:qFormat="1"/>
    <w:lsdException w:name="Intense Quote" w:locked="0"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0" w:uiPriority="19" w:qFormat="1"/>
    <w:lsdException w:name="Intense Emphasis" w:locked="0" w:uiPriority="21" w:qFormat="1"/>
    <w:lsdException w:name="Subtle Reference" w:locked="0" w:uiPriority="31" w:qFormat="1"/>
    <w:lsdException w:name="Intense Reference" w:locked="0" w:uiPriority="32" w:qFormat="1"/>
    <w:lsdException w:name="Book Title" w:locked="0" w:uiPriority="33" w:qFormat="1"/>
    <w:lsdException w:name="Bibliography" w:semiHidden="1" w:uiPriority="37" w:unhideWhenUsed="1"/>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atentStyles>
  <w:style w:type="paragraph" w:default="1" w:styleId="Standard">
    <w:name w:val="Normal"/>
    <w:semiHidden/>
    <w:rsid w:val="00B52195"/>
  </w:style>
  <w:style w:type="paragraph" w:styleId="berschrift1">
    <w:name w:val="heading 1"/>
    <w:basedOn w:val="Standard"/>
    <w:next w:val="FlietextTH"/>
    <w:link w:val="berschrift1Zchn"/>
    <w:uiPriority w:val="1"/>
    <w:qFormat/>
    <w:locked/>
    <w:rsid w:val="007642D8"/>
    <w:pPr>
      <w:keepNext/>
      <w:keepLines/>
      <w:pageBreakBefore/>
      <w:numPr>
        <w:numId w:val="39"/>
      </w:numPr>
      <w:tabs>
        <w:tab w:val="left" w:pos="794"/>
      </w:tabs>
      <w:spacing w:afterLines="100" w:after="100" w:line="240" w:lineRule="auto"/>
      <w:contextualSpacing/>
      <w:outlineLvl w:val="0"/>
    </w:pPr>
    <w:rPr>
      <w:rFonts w:cs="Arial"/>
      <w:color w:val="000000" w:themeColor="text1"/>
      <w:sz w:val="31"/>
    </w:rPr>
  </w:style>
  <w:style w:type="paragraph" w:styleId="berschrift2">
    <w:name w:val="heading 2"/>
    <w:basedOn w:val="Standard"/>
    <w:next w:val="FlietextTH"/>
    <w:link w:val="berschrift2Zchn"/>
    <w:uiPriority w:val="1"/>
    <w:qFormat/>
    <w:locked/>
    <w:rsid w:val="007642D8"/>
    <w:pPr>
      <w:keepNext/>
      <w:numPr>
        <w:ilvl w:val="1"/>
        <w:numId w:val="39"/>
      </w:numPr>
      <w:tabs>
        <w:tab w:val="left" w:pos="794"/>
      </w:tabs>
      <w:suppressAutoHyphens/>
      <w:spacing w:beforeLines="150" w:before="150" w:afterLines="50" w:after="50" w:line="264" w:lineRule="auto"/>
      <w:contextualSpacing/>
      <w:outlineLvl w:val="1"/>
    </w:pPr>
    <w:rPr>
      <w:bCs/>
      <w:iCs/>
      <w:color w:val="000000" w:themeColor="text1"/>
      <w:sz w:val="24"/>
      <w:szCs w:val="28"/>
    </w:rPr>
  </w:style>
  <w:style w:type="paragraph" w:styleId="berschrift3">
    <w:name w:val="heading 3"/>
    <w:basedOn w:val="berschrift2"/>
    <w:next w:val="FlietextTH"/>
    <w:link w:val="berschrift3Zchn"/>
    <w:uiPriority w:val="1"/>
    <w:qFormat/>
    <w:locked/>
    <w:rsid w:val="007642D8"/>
    <w:pPr>
      <w:keepLines/>
      <w:numPr>
        <w:ilvl w:val="2"/>
      </w:numPr>
      <w:suppressAutoHyphens w:val="0"/>
      <w:spacing w:beforeLines="100" w:before="100" w:afterLines="25" w:after="25" w:line="295" w:lineRule="auto"/>
      <w:ind w:left="595" w:hanging="595"/>
      <w:outlineLvl w:val="2"/>
    </w:pPr>
    <w:rPr>
      <w:b/>
      <w:sz w:val="20"/>
      <w:szCs w:val="24"/>
      <w:lang w:eastAsia="x-none"/>
    </w:rPr>
  </w:style>
  <w:style w:type="paragraph" w:styleId="berschrift4">
    <w:name w:val="heading 4"/>
    <w:next w:val="FlietextTH"/>
    <w:link w:val="berschrift4Zchn"/>
    <w:uiPriority w:val="1"/>
    <w:qFormat/>
    <w:locked/>
    <w:rsid w:val="007642D8"/>
    <w:pPr>
      <w:keepNext/>
      <w:numPr>
        <w:ilvl w:val="3"/>
        <w:numId w:val="39"/>
      </w:numPr>
      <w:spacing w:beforeLines="100" w:before="100" w:afterLines="25" w:after="25"/>
      <w:outlineLvl w:val="3"/>
    </w:pPr>
    <w:rPr>
      <w:bCs/>
      <w:i/>
      <w:color w:val="000000"/>
      <w:szCs w:val="23"/>
    </w:rPr>
  </w:style>
  <w:style w:type="paragraph" w:styleId="berschrift5">
    <w:name w:val="heading 5"/>
    <w:basedOn w:val="Standard"/>
    <w:next w:val="Standard"/>
    <w:link w:val="berschrift5Zchn"/>
    <w:uiPriority w:val="1"/>
    <w:semiHidden/>
    <w:qFormat/>
    <w:locked/>
    <w:rsid w:val="00E24B09"/>
    <w:pPr>
      <w:keepNext/>
      <w:jc w:val="both"/>
      <w:outlineLvl w:val="4"/>
    </w:pPr>
    <w:rPr>
      <w:b/>
    </w:rPr>
  </w:style>
  <w:style w:type="paragraph" w:styleId="berschrift6">
    <w:name w:val="heading 6"/>
    <w:basedOn w:val="Standard"/>
    <w:next w:val="Standard"/>
    <w:link w:val="berschrift6Zchn"/>
    <w:uiPriority w:val="1"/>
    <w:semiHidden/>
    <w:qFormat/>
    <w:locked/>
    <w:rsid w:val="00E24B09"/>
    <w:pPr>
      <w:keepNext/>
      <w:autoSpaceDE w:val="0"/>
      <w:autoSpaceDN w:val="0"/>
      <w:jc w:val="center"/>
      <w:outlineLvl w:val="5"/>
    </w:pPr>
    <w:rPr>
      <w:rFonts w:ascii="Times New Roman" w:hAnsi="Times New Roman"/>
      <w:b/>
      <w:i/>
      <w:sz w:val="16"/>
    </w:rPr>
  </w:style>
  <w:style w:type="paragraph" w:styleId="berschrift7">
    <w:name w:val="heading 7"/>
    <w:basedOn w:val="Standard"/>
    <w:next w:val="Standard"/>
    <w:link w:val="berschrift7Zchn"/>
    <w:uiPriority w:val="1"/>
    <w:semiHidden/>
    <w:qFormat/>
    <w:locked/>
    <w:rsid w:val="00E24B09"/>
    <w:pPr>
      <w:keepNext/>
      <w:outlineLvl w:val="6"/>
    </w:pPr>
    <w:rPr>
      <w:b/>
      <w:bCs/>
      <w:color w:val="000000"/>
    </w:rPr>
  </w:style>
  <w:style w:type="paragraph" w:styleId="berschrift8">
    <w:name w:val="heading 8"/>
    <w:basedOn w:val="Standard"/>
    <w:next w:val="Standard"/>
    <w:link w:val="berschrift8Zchn"/>
    <w:uiPriority w:val="1"/>
    <w:semiHidden/>
    <w:qFormat/>
    <w:locked/>
    <w:rsid w:val="00E24B09"/>
    <w:pPr>
      <w:spacing w:before="240" w:after="60"/>
      <w:outlineLvl w:val="7"/>
    </w:pPr>
    <w:rPr>
      <w:rFonts w:ascii="Times New Roman" w:hAnsi="Times New Roman"/>
      <w:i/>
      <w:iCs/>
      <w:szCs w:val="24"/>
    </w:rPr>
  </w:style>
  <w:style w:type="paragraph" w:styleId="berschrift9">
    <w:name w:val="heading 9"/>
    <w:basedOn w:val="Standard"/>
    <w:next w:val="Standard"/>
    <w:link w:val="berschrift9Zchn"/>
    <w:uiPriority w:val="1"/>
    <w:semiHidden/>
    <w:qFormat/>
    <w:locked/>
    <w:rsid w:val="00E24B09"/>
    <w:pPr>
      <w:spacing w:before="240" w:after="60"/>
      <w:outlineLvl w:val="8"/>
    </w:pPr>
    <w:rPr>
      <w:rFonts w:cs="Arial"/>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fettTH">
    <w:name w:val="fett TH"/>
    <w:uiPriority w:val="6"/>
    <w:qFormat/>
    <w:rsid w:val="00297408"/>
    <w:rPr>
      <w:rFonts w:ascii="Arial" w:hAnsi="Arial"/>
      <w:b/>
    </w:rPr>
  </w:style>
  <w:style w:type="numbering" w:customStyle="1" w:styleId="ListeTHKlnArial">
    <w:name w:val="Liste TH Köln Arial"/>
    <w:uiPriority w:val="99"/>
    <w:rsid w:val="001C11AD"/>
    <w:pPr>
      <w:numPr>
        <w:numId w:val="3"/>
      </w:numPr>
    </w:pPr>
  </w:style>
  <w:style w:type="numbering" w:customStyle="1" w:styleId="ListeAufzhlungStrich">
    <w:name w:val="Liste Aufzählung Strich"/>
    <w:uiPriority w:val="99"/>
    <w:rsid w:val="00297408"/>
    <w:pPr>
      <w:numPr>
        <w:numId w:val="4"/>
      </w:numPr>
    </w:pPr>
  </w:style>
  <w:style w:type="paragraph" w:styleId="Inhaltsverzeichnisberschrift">
    <w:name w:val="TOC Heading"/>
    <w:basedOn w:val="berschrift1unnummeriert"/>
    <w:next w:val="Standard"/>
    <w:uiPriority w:val="39"/>
    <w:qFormat/>
    <w:rsid w:val="00004A6B"/>
    <w:rPr>
      <w:rFonts w:eastAsiaTheme="majorEastAsia" w:cstheme="majorBidi"/>
      <w:bCs w:val="0"/>
      <w:szCs w:val="28"/>
    </w:rPr>
  </w:style>
  <w:style w:type="character" w:styleId="Hyperlink">
    <w:name w:val="Hyperlink"/>
    <w:uiPriority w:val="99"/>
    <w:locked/>
    <w:rsid w:val="007E12D5"/>
    <w:rPr>
      <w:b w:val="0"/>
      <w:u w:val="none"/>
    </w:rPr>
  </w:style>
  <w:style w:type="table" w:customStyle="1" w:styleId="TabelleTHKln">
    <w:name w:val="Tabelle TH Köln"/>
    <w:basedOn w:val="NormaleTabelle"/>
    <w:uiPriority w:val="99"/>
    <w:rsid w:val="00FD3148"/>
    <w:rPr>
      <w:sz w:val="17"/>
    </w:rPr>
    <w:tblPr>
      <w:tblBorders>
        <w:bottom w:val="single" w:sz="2" w:space="0" w:color="auto"/>
        <w:insideH w:val="single" w:sz="2" w:space="0" w:color="auto"/>
      </w:tblBorders>
      <w:tblCellMar>
        <w:top w:w="28" w:type="dxa"/>
        <w:left w:w="85" w:type="dxa"/>
        <w:bottom w:w="28" w:type="dxa"/>
        <w:right w:w="85" w:type="dxa"/>
      </w:tblCellMar>
    </w:tblPr>
    <w:trPr>
      <w:tblHeader/>
    </w:trPr>
  </w:style>
  <w:style w:type="character" w:customStyle="1" w:styleId="berschrift2Zchn">
    <w:name w:val="Überschrift 2 Zchn"/>
    <w:link w:val="berschrift2"/>
    <w:uiPriority w:val="1"/>
    <w:rsid w:val="007642D8"/>
    <w:rPr>
      <w:bCs/>
      <w:iCs/>
      <w:color w:val="000000" w:themeColor="text1"/>
      <w:sz w:val="24"/>
      <w:szCs w:val="28"/>
    </w:rPr>
  </w:style>
  <w:style w:type="paragraph" w:styleId="Verzeichnis3">
    <w:name w:val="toc 3"/>
    <w:aliases w:val="Inhalt_Ü3_TH"/>
    <w:basedOn w:val="Verzeichnis1"/>
    <w:next w:val="Standard"/>
    <w:uiPriority w:val="39"/>
    <w:rsid w:val="007E12D5"/>
    <w:pPr>
      <w:tabs>
        <w:tab w:val="clear" w:pos="454"/>
        <w:tab w:val="left" w:pos="1247"/>
      </w:tabs>
      <w:ind w:left="908"/>
    </w:pPr>
    <w:rPr>
      <w:b w:val="0"/>
    </w:rPr>
  </w:style>
  <w:style w:type="paragraph" w:customStyle="1" w:styleId="a">
    <w:uiPriority w:val="59"/>
    <w:semiHidden/>
    <w:locked/>
    <w:rsid w:val="00F66D62"/>
  </w:style>
  <w:style w:type="character" w:customStyle="1" w:styleId="berschrift1Zchn">
    <w:name w:val="Überschrift 1 Zchn"/>
    <w:link w:val="berschrift1"/>
    <w:uiPriority w:val="1"/>
    <w:rsid w:val="007642D8"/>
    <w:rPr>
      <w:rFonts w:cs="Arial"/>
      <w:color w:val="000000" w:themeColor="text1"/>
      <w:sz w:val="31"/>
    </w:rPr>
  </w:style>
  <w:style w:type="paragraph" w:customStyle="1" w:styleId="berschrift2unnummeriert">
    <w:name w:val="Überschrift 2 unnummeriert"/>
    <w:basedOn w:val="berschrift2"/>
    <w:next w:val="FlietextTH"/>
    <w:uiPriority w:val="1"/>
    <w:qFormat/>
    <w:rsid w:val="007642D8"/>
    <w:pPr>
      <w:keepLines/>
      <w:numPr>
        <w:ilvl w:val="0"/>
        <w:numId w:val="0"/>
      </w:numPr>
      <w:tabs>
        <w:tab w:val="left" w:pos="454"/>
      </w:tabs>
    </w:pPr>
    <w:rPr>
      <w:rFonts w:cs="Arial"/>
      <w:bCs w:val="0"/>
      <w:kern w:val="28"/>
      <w:szCs w:val="36"/>
    </w:rPr>
  </w:style>
  <w:style w:type="paragraph" w:customStyle="1" w:styleId="FlietextTH">
    <w:name w:val="Fließtext TH"/>
    <w:basedOn w:val="Standard"/>
    <w:qFormat/>
    <w:rsid w:val="00297408"/>
    <w:rPr>
      <w:color w:val="000000" w:themeColor="text1"/>
    </w:rPr>
  </w:style>
  <w:style w:type="character" w:customStyle="1" w:styleId="kursivTH">
    <w:name w:val="kursiv TH"/>
    <w:uiPriority w:val="6"/>
    <w:qFormat/>
    <w:rsid w:val="00297408"/>
    <w:rPr>
      <w:rFonts w:ascii="Arial" w:hAnsi="Arial"/>
      <w:i/>
    </w:rPr>
  </w:style>
  <w:style w:type="paragraph" w:customStyle="1" w:styleId="berschrift1unnummeriert">
    <w:name w:val="Überschrift 1 unnummeriert"/>
    <w:next w:val="FlietextTH"/>
    <w:uiPriority w:val="1"/>
    <w:qFormat/>
    <w:rsid w:val="007642D8"/>
    <w:pPr>
      <w:keepNext/>
      <w:keepLines/>
      <w:pageBreakBefore/>
      <w:tabs>
        <w:tab w:val="left" w:pos="454"/>
        <w:tab w:val="left" w:pos="794"/>
      </w:tabs>
      <w:spacing w:afterLines="100" w:after="100" w:line="240" w:lineRule="auto"/>
      <w:outlineLvl w:val="0"/>
    </w:pPr>
    <w:rPr>
      <w:rFonts w:cs="Arial"/>
      <w:bCs/>
      <w:color w:val="000000" w:themeColor="text1"/>
      <w:kern w:val="28"/>
      <w:sz w:val="31"/>
      <w:szCs w:val="36"/>
    </w:rPr>
  </w:style>
  <w:style w:type="paragraph" w:customStyle="1" w:styleId="Tabellentext85ptTHlinksbndig">
    <w:name w:val="Tabellentext 8.5 pt TH linksbündig"/>
    <w:uiPriority w:val="6"/>
    <w:qFormat/>
    <w:rsid w:val="00297408"/>
    <w:pPr>
      <w:keepLines/>
      <w:spacing w:after="0" w:line="264" w:lineRule="auto"/>
      <w:textboxTightWrap w:val="allLines"/>
    </w:pPr>
    <w:rPr>
      <w:rFonts w:eastAsia="Calibri"/>
      <w:color w:val="000000" w:themeColor="text1"/>
      <w:sz w:val="17"/>
      <w:szCs w:val="17"/>
    </w:rPr>
  </w:style>
  <w:style w:type="character" w:customStyle="1" w:styleId="berschrift3Zchn">
    <w:name w:val="Überschrift 3 Zchn"/>
    <w:link w:val="berschrift3"/>
    <w:uiPriority w:val="1"/>
    <w:rsid w:val="007642D8"/>
    <w:rPr>
      <w:b/>
      <w:bCs/>
      <w:iCs/>
      <w:color w:val="000000" w:themeColor="text1"/>
      <w:szCs w:val="24"/>
      <w:lang w:eastAsia="x-none"/>
    </w:rPr>
  </w:style>
  <w:style w:type="character" w:customStyle="1" w:styleId="berschrift4Zchn">
    <w:name w:val="Überschrift 4 Zchn"/>
    <w:link w:val="berschrift4"/>
    <w:uiPriority w:val="1"/>
    <w:rsid w:val="007642D8"/>
    <w:rPr>
      <w:bCs/>
      <w:i/>
      <w:color w:val="000000"/>
      <w:szCs w:val="23"/>
    </w:rPr>
  </w:style>
  <w:style w:type="character" w:customStyle="1" w:styleId="berschrift5Zchn">
    <w:name w:val="Überschrift 5 Zchn"/>
    <w:link w:val="berschrift5"/>
    <w:uiPriority w:val="1"/>
    <w:semiHidden/>
    <w:rsid w:val="00B52195"/>
    <w:rPr>
      <w:b/>
    </w:rPr>
  </w:style>
  <w:style w:type="character" w:customStyle="1" w:styleId="berschrift6Zchn">
    <w:name w:val="Überschrift 6 Zchn"/>
    <w:link w:val="berschrift6"/>
    <w:uiPriority w:val="1"/>
    <w:semiHidden/>
    <w:rsid w:val="00B52195"/>
    <w:rPr>
      <w:rFonts w:ascii="Times New Roman" w:hAnsi="Times New Roman"/>
      <w:b/>
      <w:i/>
      <w:sz w:val="16"/>
    </w:rPr>
  </w:style>
  <w:style w:type="character" w:customStyle="1" w:styleId="berschrift7Zchn">
    <w:name w:val="Überschrift 7 Zchn"/>
    <w:link w:val="berschrift7"/>
    <w:uiPriority w:val="1"/>
    <w:semiHidden/>
    <w:rsid w:val="00B52195"/>
    <w:rPr>
      <w:b/>
      <w:bCs/>
      <w:color w:val="000000"/>
    </w:rPr>
  </w:style>
  <w:style w:type="character" w:customStyle="1" w:styleId="berschrift8Zchn">
    <w:name w:val="Überschrift 8 Zchn"/>
    <w:link w:val="berschrift8"/>
    <w:uiPriority w:val="1"/>
    <w:semiHidden/>
    <w:rsid w:val="00B52195"/>
    <w:rPr>
      <w:rFonts w:ascii="Times New Roman" w:hAnsi="Times New Roman"/>
      <w:i/>
      <w:iCs/>
      <w:szCs w:val="24"/>
    </w:rPr>
  </w:style>
  <w:style w:type="character" w:customStyle="1" w:styleId="berschrift9Zchn">
    <w:name w:val="Überschrift 9 Zchn"/>
    <w:link w:val="berschrift9"/>
    <w:uiPriority w:val="1"/>
    <w:semiHidden/>
    <w:rsid w:val="00B52195"/>
    <w:rPr>
      <w:rFonts w:cs="Arial"/>
      <w:szCs w:val="22"/>
    </w:rPr>
  </w:style>
  <w:style w:type="paragraph" w:customStyle="1" w:styleId="AufzhlungStrichTHeingerckt">
    <w:name w:val="Aufzählung Strich TH eingerückt"/>
    <w:basedOn w:val="Standard"/>
    <w:uiPriority w:val="2"/>
    <w:qFormat/>
    <w:rsid w:val="00297408"/>
    <w:pPr>
      <w:numPr>
        <w:ilvl w:val="1"/>
        <w:numId w:val="27"/>
      </w:numPr>
      <w:spacing w:before="120" w:afterLines="50" w:after="50"/>
      <w:contextualSpacing/>
    </w:pPr>
    <w:rPr>
      <w:color w:val="000000" w:themeColor="text1"/>
    </w:rPr>
  </w:style>
  <w:style w:type="paragraph" w:customStyle="1" w:styleId="AufzhlungStrichTH">
    <w:name w:val="Aufzählung Strich TH"/>
    <w:basedOn w:val="Standard"/>
    <w:uiPriority w:val="2"/>
    <w:qFormat/>
    <w:rsid w:val="00297408"/>
    <w:pPr>
      <w:numPr>
        <w:numId w:val="27"/>
      </w:numPr>
      <w:spacing w:beforeLines="50" w:before="50" w:afterLines="50" w:after="50"/>
      <w:contextualSpacing/>
    </w:pPr>
    <w:rPr>
      <w:rFonts w:eastAsia="Myriad Pro" w:cs="Myriad Pro"/>
      <w:color w:val="000000" w:themeColor="text1"/>
      <w:szCs w:val="40"/>
    </w:rPr>
  </w:style>
  <w:style w:type="paragraph" w:customStyle="1" w:styleId="Aufzhlunga-b-cTH">
    <w:name w:val="Aufzählung a-b-c TH"/>
    <w:basedOn w:val="Standard"/>
    <w:uiPriority w:val="2"/>
    <w:qFormat/>
    <w:rsid w:val="00297408"/>
    <w:pPr>
      <w:numPr>
        <w:numId w:val="26"/>
      </w:numPr>
      <w:spacing w:before="120" w:afterLines="50" w:after="50"/>
      <w:contextualSpacing/>
    </w:pPr>
    <w:rPr>
      <w:color w:val="000000" w:themeColor="text1"/>
    </w:rPr>
  </w:style>
  <w:style w:type="paragraph" w:customStyle="1" w:styleId="Aufzhlung1-2-3TH">
    <w:name w:val="Aufzählung 1-2-3 TH"/>
    <w:basedOn w:val="Aufzhlunga-b-cTH"/>
    <w:uiPriority w:val="2"/>
    <w:qFormat/>
    <w:rsid w:val="00297408"/>
    <w:pPr>
      <w:numPr>
        <w:numId w:val="25"/>
      </w:numPr>
    </w:pPr>
  </w:style>
  <w:style w:type="paragraph" w:customStyle="1" w:styleId="Aufzhlung1-2-3THeingerckt">
    <w:name w:val="Aufzählung 1-2-3 TH eingerückt"/>
    <w:basedOn w:val="Aufzhlung1-2-3TH"/>
    <w:uiPriority w:val="2"/>
    <w:qFormat/>
    <w:rsid w:val="00297408"/>
    <w:pPr>
      <w:numPr>
        <w:ilvl w:val="1"/>
      </w:numPr>
      <w:spacing w:beforeLines="50" w:after="120"/>
    </w:pPr>
  </w:style>
  <w:style w:type="character" w:styleId="Platzhaltertext">
    <w:name w:val="Placeholder Text"/>
    <w:basedOn w:val="Absatz-Standardschriftart"/>
    <w:uiPriority w:val="99"/>
    <w:semiHidden/>
    <w:locked/>
    <w:rsid w:val="00CD64C1"/>
    <w:rPr>
      <w:color w:val="808080"/>
    </w:rPr>
  </w:style>
  <w:style w:type="numbering" w:customStyle="1" w:styleId="ListeAufzhlung1-2-3">
    <w:name w:val="Liste Aufzählung 1-2-3"/>
    <w:uiPriority w:val="99"/>
    <w:rsid w:val="00297408"/>
    <w:pPr>
      <w:numPr>
        <w:numId w:val="1"/>
      </w:numPr>
    </w:pPr>
  </w:style>
  <w:style w:type="numbering" w:customStyle="1" w:styleId="ListeAufzhlunga-b-c">
    <w:name w:val="Liste Aufzählung a-b-c"/>
    <w:uiPriority w:val="99"/>
    <w:rsid w:val="00297408"/>
    <w:pPr>
      <w:numPr>
        <w:numId w:val="2"/>
      </w:numPr>
    </w:pPr>
  </w:style>
  <w:style w:type="paragraph" w:styleId="Beschriftung">
    <w:name w:val="caption"/>
    <w:basedOn w:val="Tabellentext85ptTHlinksbndig"/>
    <w:next w:val="Tabellentext85ptTHlinksbndig"/>
    <w:uiPriority w:val="35"/>
    <w:semiHidden/>
    <w:qFormat/>
    <w:rsid w:val="00297408"/>
    <w:pPr>
      <w:spacing w:before="120" w:after="260" w:line="295" w:lineRule="auto"/>
    </w:pPr>
    <w:rPr>
      <w:bCs/>
      <w:sz w:val="15"/>
      <w:szCs w:val="18"/>
    </w:rPr>
  </w:style>
  <w:style w:type="paragraph" w:customStyle="1" w:styleId="berschrift3unnummeriert">
    <w:name w:val="Überschrift 3 unnummeriert"/>
    <w:basedOn w:val="berschrift2unnummeriert"/>
    <w:next w:val="FlietextTH"/>
    <w:uiPriority w:val="1"/>
    <w:qFormat/>
    <w:rsid w:val="007642D8"/>
    <w:pPr>
      <w:spacing w:beforeLines="100" w:before="100" w:afterLines="25" w:after="25" w:line="295" w:lineRule="auto"/>
      <w:outlineLvl w:val="2"/>
    </w:pPr>
    <w:rPr>
      <w:b/>
      <w:sz w:val="20"/>
    </w:rPr>
  </w:style>
  <w:style w:type="character" w:customStyle="1" w:styleId="THOrange">
    <w:name w:val="TH Orange"/>
    <w:uiPriority w:val="11"/>
    <w:rsid w:val="001073C3"/>
    <w:rPr>
      <w:color w:val="EA5B0C"/>
    </w:rPr>
  </w:style>
  <w:style w:type="character" w:customStyle="1" w:styleId="THRot">
    <w:name w:val="TH Rot"/>
    <w:uiPriority w:val="11"/>
    <w:rsid w:val="001073C3"/>
    <w:rPr>
      <w:b w:val="0"/>
      <w:color w:val="C90C0F"/>
    </w:rPr>
  </w:style>
  <w:style w:type="character" w:customStyle="1" w:styleId="THViolett">
    <w:name w:val="TH Violett"/>
    <w:uiPriority w:val="11"/>
    <w:rsid w:val="001073C3"/>
    <w:rPr>
      <w:color w:val="B82585"/>
    </w:rPr>
  </w:style>
  <w:style w:type="paragraph" w:styleId="Funotentext">
    <w:name w:val="footnote text"/>
    <w:basedOn w:val="FlietextTH"/>
    <w:link w:val="FunotentextZchn"/>
    <w:uiPriority w:val="99"/>
    <w:semiHidden/>
    <w:locked/>
    <w:rsid w:val="00297408"/>
    <w:pPr>
      <w:tabs>
        <w:tab w:val="left" w:pos="227"/>
      </w:tabs>
      <w:spacing w:after="60"/>
      <w:ind w:left="227" w:hanging="227"/>
    </w:pPr>
    <w:rPr>
      <w:rFonts w:eastAsia="Calibri"/>
      <w:sz w:val="15"/>
    </w:rPr>
  </w:style>
  <w:style w:type="character" w:styleId="BesuchterLink">
    <w:name w:val="FollowedHyperlink"/>
    <w:basedOn w:val="Absatz-Standardschriftart"/>
    <w:uiPriority w:val="99"/>
    <w:unhideWhenUsed/>
    <w:locked/>
    <w:rsid w:val="007642D8"/>
    <w:rPr>
      <w:color w:val="auto"/>
      <w:u w:val="single"/>
    </w:rPr>
  </w:style>
  <w:style w:type="character" w:customStyle="1" w:styleId="FunotentextZchn">
    <w:name w:val="Fußnotentext Zchn"/>
    <w:basedOn w:val="Absatz-Standardschriftart"/>
    <w:link w:val="Funotentext"/>
    <w:uiPriority w:val="99"/>
    <w:semiHidden/>
    <w:rsid w:val="007F7377"/>
    <w:rPr>
      <w:rFonts w:eastAsia="Calibri"/>
      <w:color w:val="000000" w:themeColor="text1"/>
      <w:sz w:val="15"/>
    </w:rPr>
  </w:style>
  <w:style w:type="paragraph" w:customStyle="1" w:styleId="Tabellentext85ptTHrechtsbndig">
    <w:name w:val="Tabellentext 8.5 pt TH rechtsbündig"/>
    <w:basedOn w:val="Tabellentext85ptTHzentriert"/>
    <w:uiPriority w:val="6"/>
    <w:qFormat/>
    <w:rsid w:val="00297408"/>
    <w:pPr>
      <w:framePr w:wrap="around" w:hAnchor="text"/>
      <w:jc w:val="right"/>
    </w:pPr>
  </w:style>
  <w:style w:type="paragraph" w:customStyle="1" w:styleId="Tabellentext85ptTHzentriert">
    <w:name w:val="Tabellentext 8.5 pt TH zentriert"/>
    <w:basedOn w:val="Tabellentext85ptTHlinksbndig"/>
    <w:uiPriority w:val="6"/>
    <w:qFormat/>
    <w:rsid w:val="00D34394"/>
    <w:pPr>
      <w:jc w:val="center"/>
    </w:pPr>
  </w:style>
  <w:style w:type="character" w:styleId="Funotenzeichen">
    <w:name w:val="footnote reference"/>
    <w:uiPriority w:val="99"/>
    <w:semiHidden/>
    <w:locked/>
    <w:rsid w:val="00297408"/>
    <w:rPr>
      <w:vertAlign w:val="superscript"/>
    </w:rPr>
  </w:style>
  <w:style w:type="paragraph" w:customStyle="1" w:styleId="berschrift4unnummeriert">
    <w:name w:val="Überschrift 4 unnummeriert"/>
    <w:next w:val="FlietextTH"/>
    <w:uiPriority w:val="1"/>
    <w:qFormat/>
    <w:rsid w:val="007642D8"/>
    <w:pPr>
      <w:keepNext/>
      <w:keepLines/>
      <w:tabs>
        <w:tab w:val="left" w:pos="454"/>
      </w:tabs>
      <w:spacing w:beforeLines="100" w:before="100" w:afterLines="25" w:after="25"/>
      <w:outlineLvl w:val="3"/>
    </w:pPr>
    <w:rPr>
      <w:rFonts w:cs="Arial"/>
      <w:i/>
      <w:iCs/>
      <w:color w:val="000000" w:themeColor="text1"/>
      <w:kern w:val="28"/>
      <w:szCs w:val="24"/>
      <w:lang w:eastAsia="x-none"/>
    </w:rPr>
  </w:style>
  <w:style w:type="paragraph" w:styleId="Verzeichnis1">
    <w:name w:val="toc 1"/>
    <w:aliases w:val="Inhalt_Ü1_TH"/>
    <w:basedOn w:val="Standard"/>
    <w:next w:val="Standard"/>
    <w:uiPriority w:val="39"/>
    <w:rsid w:val="000319D9"/>
    <w:pPr>
      <w:keepNext/>
      <w:keepLines/>
      <w:tabs>
        <w:tab w:val="left" w:pos="454"/>
        <w:tab w:val="right" w:leader="dot" w:pos="8789"/>
      </w:tabs>
      <w:spacing w:after="0"/>
      <w:ind w:left="454" w:hanging="454"/>
    </w:pPr>
    <w:rPr>
      <w:b/>
      <w:noProof/>
      <w:color w:val="000000" w:themeColor="text1"/>
      <w:szCs w:val="18"/>
    </w:rPr>
  </w:style>
  <w:style w:type="paragraph" w:styleId="Verzeichnis2">
    <w:name w:val="toc 2"/>
    <w:aliases w:val="Inhalt_Ü2_TH"/>
    <w:basedOn w:val="Standard"/>
    <w:next w:val="Standard"/>
    <w:uiPriority w:val="39"/>
    <w:rsid w:val="000319D9"/>
    <w:pPr>
      <w:keepLines/>
      <w:tabs>
        <w:tab w:val="left" w:pos="454"/>
        <w:tab w:val="right" w:leader="dot" w:pos="8789"/>
      </w:tabs>
      <w:spacing w:after="0"/>
      <w:ind w:left="454" w:hanging="454"/>
    </w:pPr>
    <w:rPr>
      <w:noProof/>
      <w:color w:val="000000" w:themeColor="text1"/>
      <w:szCs w:val="18"/>
    </w:rPr>
  </w:style>
  <w:style w:type="paragraph" w:customStyle="1" w:styleId="Kopf-FuzeileTH">
    <w:name w:val="Kopf-/Fußzeile TH"/>
    <w:uiPriority w:val="5"/>
    <w:qFormat/>
    <w:rsid w:val="00297408"/>
    <w:pPr>
      <w:spacing w:after="0"/>
    </w:pPr>
    <w:rPr>
      <w:noProof/>
      <w:color w:val="000000" w:themeColor="text1"/>
      <w:sz w:val="15"/>
      <w:szCs w:val="17"/>
    </w:rPr>
  </w:style>
  <w:style w:type="paragraph" w:customStyle="1" w:styleId="FlietextTHnummeriert">
    <w:name w:val="Fließtext TH (nummeriert)"/>
    <w:basedOn w:val="FlietextTH"/>
    <w:qFormat/>
    <w:rsid w:val="00297408"/>
    <w:pPr>
      <w:numPr>
        <w:numId w:val="24"/>
      </w:numPr>
    </w:pPr>
  </w:style>
  <w:style w:type="paragraph" w:styleId="StandardWeb">
    <w:name w:val="Normal (Web)"/>
    <w:basedOn w:val="Standard"/>
    <w:uiPriority w:val="99"/>
    <w:semiHidden/>
    <w:locked/>
    <w:rsid w:val="001D5D97"/>
    <w:pPr>
      <w:spacing w:before="100" w:beforeAutospacing="1" w:after="100" w:afterAutospacing="1" w:line="240" w:lineRule="auto"/>
    </w:pPr>
    <w:rPr>
      <w:rFonts w:ascii="Times New Roman" w:hAnsi="Times New Roman"/>
      <w:sz w:val="24"/>
      <w:szCs w:val="24"/>
    </w:rPr>
  </w:style>
  <w:style w:type="character" w:styleId="Fett">
    <w:name w:val="Strong"/>
    <w:basedOn w:val="Absatz-Standardschriftart"/>
    <w:uiPriority w:val="22"/>
    <w:semiHidden/>
    <w:qFormat/>
    <w:locked/>
    <w:rsid w:val="001D5D97"/>
    <w:rPr>
      <w:b/>
      <w:bCs/>
    </w:rPr>
  </w:style>
  <w:style w:type="paragraph" w:customStyle="1" w:styleId="DachzeileTitelseiteTH">
    <w:name w:val="Dachzeile (Titelseite) TH"/>
    <w:basedOn w:val="FlietextTH"/>
    <w:uiPriority w:val="5"/>
    <w:qFormat/>
    <w:rsid w:val="007642D8"/>
    <w:rPr>
      <w:sz w:val="24"/>
      <w:szCs w:val="21"/>
    </w:rPr>
  </w:style>
  <w:style w:type="paragraph" w:styleId="Verzeichnis4">
    <w:name w:val="toc 4"/>
    <w:aliases w:val="Inhalt_Ü4_TH"/>
    <w:basedOn w:val="Standard"/>
    <w:next w:val="Standard"/>
    <w:uiPriority w:val="39"/>
    <w:rsid w:val="00DF4BC2"/>
    <w:pPr>
      <w:tabs>
        <w:tab w:val="left" w:pos="454"/>
        <w:tab w:val="left" w:pos="908"/>
        <w:tab w:val="left" w:pos="1247"/>
        <w:tab w:val="right" w:leader="dot" w:pos="8789"/>
      </w:tabs>
      <w:spacing w:after="0"/>
      <w:ind w:left="1361" w:hanging="454"/>
    </w:pPr>
    <w:rPr>
      <w:noProof/>
      <w:color w:val="000000" w:themeColor="text1"/>
    </w:rPr>
  </w:style>
  <w:style w:type="paragraph" w:customStyle="1" w:styleId="Aufzhlunga-b-cTHeingerckt">
    <w:name w:val="Aufzählung a-b-c TH eingerückt"/>
    <w:basedOn w:val="Aufzhlunga-b-cTH"/>
    <w:uiPriority w:val="2"/>
    <w:qFormat/>
    <w:rsid w:val="00297408"/>
    <w:pPr>
      <w:numPr>
        <w:ilvl w:val="1"/>
      </w:numPr>
      <w:spacing w:beforeLines="50" w:after="120"/>
    </w:pPr>
  </w:style>
  <w:style w:type="paragraph" w:customStyle="1" w:styleId="AufzhlungStrichTH2xeingerckt">
    <w:name w:val="Aufzählung Strich TH 2xeingerückt"/>
    <w:basedOn w:val="AufzhlungStrichTHeingerckt"/>
    <w:uiPriority w:val="2"/>
    <w:qFormat/>
    <w:rsid w:val="00297408"/>
    <w:pPr>
      <w:numPr>
        <w:ilvl w:val="2"/>
      </w:numPr>
      <w:spacing w:beforeLines="50" w:before="50"/>
    </w:pPr>
  </w:style>
  <w:style w:type="paragraph" w:customStyle="1" w:styleId="Programmcode">
    <w:name w:val="Programmcode"/>
    <w:basedOn w:val="FlietextTH"/>
    <w:uiPriority w:val="8"/>
    <w:rsid w:val="00425D1F"/>
    <w:pPr>
      <w:spacing w:after="0" w:line="276" w:lineRule="auto"/>
    </w:pPr>
    <w:rPr>
      <w:rFonts w:ascii="Courier New" w:hAnsi="Courier New" w:cs="Courier New"/>
      <w:noProof/>
      <w:szCs w:val="21"/>
    </w:rPr>
  </w:style>
  <w:style w:type="paragraph" w:styleId="Sprechblasentext">
    <w:name w:val="Balloon Text"/>
    <w:basedOn w:val="Standard"/>
    <w:link w:val="SprechblasentextZchn"/>
    <w:uiPriority w:val="99"/>
    <w:semiHidden/>
    <w:locked/>
    <w:rsid w:val="00314F90"/>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7F7377"/>
    <w:rPr>
      <w:rFonts w:ascii="Tahoma" w:hAnsi="Tahoma" w:cs="Tahoma"/>
      <w:sz w:val="16"/>
      <w:szCs w:val="16"/>
    </w:rPr>
  </w:style>
  <w:style w:type="paragraph" w:styleId="Kopfzeile">
    <w:name w:val="header"/>
    <w:basedOn w:val="Standard"/>
    <w:link w:val="KopfzeileZchn"/>
    <w:semiHidden/>
    <w:rsid w:val="00824DBD"/>
    <w:pPr>
      <w:tabs>
        <w:tab w:val="center" w:pos="4536"/>
        <w:tab w:val="right" w:pos="9072"/>
      </w:tabs>
      <w:spacing w:after="0" w:line="240" w:lineRule="auto"/>
    </w:pPr>
  </w:style>
  <w:style w:type="character" w:customStyle="1" w:styleId="KopfzeileZchn">
    <w:name w:val="Kopfzeile Zchn"/>
    <w:basedOn w:val="Absatz-Standardschriftart"/>
    <w:link w:val="Kopfzeile"/>
    <w:semiHidden/>
    <w:rsid w:val="007F7377"/>
  </w:style>
  <w:style w:type="paragraph" w:customStyle="1" w:styleId="TitelTitelseite20ptTH">
    <w:name w:val="Titel (Titelseite) 20 pt TH"/>
    <w:basedOn w:val="Standard"/>
    <w:uiPriority w:val="5"/>
    <w:qFormat/>
    <w:rsid w:val="00762CD7"/>
    <w:pPr>
      <w:framePr w:hSpace="142" w:wrap="notBeside" w:vAnchor="page" w:hAnchor="page" w:x="1135" w:y="2836"/>
      <w:spacing w:afterLines="200" w:after="200" w:line="240" w:lineRule="auto"/>
      <w:outlineLvl w:val="0"/>
    </w:pPr>
    <w:rPr>
      <w:rFonts w:cs="Arial"/>
      <w:sz w:val="40"/>
      <w:szCs w:val="34"/>
    </w:rPr>
  </w:style>
  <w:style w:type="paragraph" w:customStyle="1" w:styleId="FlietextTHeingerckt">
    <w:name w:val="Fließtext TH eingerückt"/>
    <w:basedOn w:val="FlietextTH"/>
    <w:qFormat/>
    <w:rsid w:val="00297408"/>
    <w:pPr>
      <w:ind w:left="454"/>
    </w:pPr>
  </w:style>
  <w:style w:type="numbering" w:customStyle="1" w:styleId="ListeTHKlnArial2">
    <w:name w:val="Liste TH Köln Arial 2"/>
    <w:uiPriority w:val="99"/>
    <w:rsid w:val="007642D8"/>
    <w:pPr>
      <w:numPr>
        <w:numId w:val="28"/>
      </w:numPr>
    </w:pPr>
  </w:style>
  <w:style w:type="table" w:customStyle="1" w:styleId="TabelleTHKlnmitErgebniszeile">
    <w:name w:val="Tabelle TH Köln mit Ergebniszeile"/>
    <w:basedOn w:val="NormaleTabelle"/>
    <w:uiPriority w:val="99"/>
    <w:rsid w:val="00297408"/>
    <w:pPr>
      <w:spacing w:after="0" w:line="278" w:lineRule="auto"/>
    </w:pPr>
    <w:rPr>
      <w:color w:val="000000" w:themeColor="text1"/>
    </w:rPr>
    <w:tblPr>
      <w:tblBorders>
        <w:bottom w:val="single" w:sz="4" w:space="0" w:color="auto"/>
        <w:insideH w:val="single" w:sz="4" w:space="0" w:color="auto"/>
      </w:tblBorders>
      <w:tblCellMar>
        <w:top w:w="85" w:type="dxa"/>
        <w:left w:w="85" w:type="dxa"/>
        <w:bottom w:w="85" w:type="dxa"/>
        <w:right w:w="57" w:type="dxa"/>
      </w:tblCellMar>
    </w:tblPr>
    <w:tblStylePr w:type="firstRow">
      <w:rPr>
        <w:b/>
      </w:rPr>
      <w:tblPr/>
      <w:trPr>
        <w:tblHeader/>
      </w:trPr>
      <w:tcPr>
        <w:tcBorders>
          <w:top w:val="nil"/>
          <w:left w:val="nil"/>
          <w:bottom w:val="single" w:sz="12" w:space="0" w:color="auto"/>
          <w:right w:val="nil"/>
          <w:insideH w:val="nil"/>
          <w:insideV w:val="nil"/>
          <w:tl2br w:val="nil"/>
          <w:tr2bl w:val="nil"/>
        </w:tcBorders>
      </w:tcPr>
    </w:tblStylePr>
    <w:tblStylePr w:type="lastRow">
      <w:rPr>
        <w:b/>
      </w:rPr>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ext75ptTH">
    <w:name w:val="Text 7.5 pt TH"/>
    <w:basedOn w:val="Standard"/>
    <w:uiPriority w:val="5"/>
    <w:qFormat/>
    <w:rsid w:val="00297408"/>
    <w:pPr>
      <w:tabs>
        <w:tab w:val="left" w:pos="1928"/>
      </w:tabs>
      <w:spacing w:beforeLines="50" w:before="50"/>
    </w:pPr>
    <w:rPr>
      <w:color w:val="000000" w:themeColor="text1"/>
      <w:sz w:val="15"/>
      <w:szCs w:val="15"/>
    </w:rPr>
  </w:style>
  <w:style w:type="paragraph" w:styleId="Fuzeile">
    <w:name w:val="footer"/>
    <w:basedOn w:val="Standard"/>
    <w:link w:val="FuzeileZchn"/>
    <w:uiPriority w:val="99"/>
    <w:semiHidden/>
    <w:locked/>
    <w:rsid w:val="00E2139C"/>
    <w:pPr>
      <w:tabs>
        <w:tab w:val="center" w:pos="4536"/>
        <w:tab w:val="right" w:pos="9072"/>
      </w:tabs>
      <w:spacing w:after="0" w:line="240" w:lineRule="auto"/>
    </w:pPr>
  </w:style>
  <w:style w:type="character" w:customStyle="1" w:styleId="FuzeileZchn">
    <w:name w:val="Fußzeile Zchn"/>
    <w:basedOn w:val="Absatz-Standardschriftart"/>
    <w:link w:val="Fuzeile"/>
    <w:uiPriority w:val="99"/>
    <w:semiHidden/>
    <w:rsid w:val="00E2139C"/>
  </w:style>
  <w:style w:type="paragraph" w:styleId="Abbildungsverzeichnis">
    <w:name w:val="table of figures"/>
    <w:basedOn w:val="Standard"/>
    <w:next w:val="Standard"/>
    <w:uiPriority w:val="99"/>
    <w:locked/>
    <w:rsid w:val="007642D8"/>
    <w:pPr>
      <w:tabs>
        <w:tab w:val="right" w:leader="dot" w:pos="8550"/>
      </w:tabs>
      <w:spacing w:line="317" w:lineRule="auto"/>
      <w:ind w:left="454" w:right="170" w:hanging="454"/>
    </w:pPr>
    <w:rPr>
      <w:noProof/>
      <w:sz w:val="22"/>
      <w:szCs w:val="22"/>
    </w:rPr>
  </w:style>
  <w:style w:type="numbering" w:customStyle="1" w:styleId="ListeTHKlnArialAbschlussarbeiten">
    <w:name w:val="Liste TH Köln Arial Abschlussarbeiten"/>
    <w:uiPriority w:val="99"/>
    <w:rsid w:val="007642D8"/>
    <w:pPr>
      <w:numPr>
        <w:numId w:val="40"/>
      </w:numPr>
    </w:pPr>
  </w:style>
  <w:style w:type="paragraph" w:customStyle="1" w:styleId="TabellenkopfzeileTH">
    <w:name w:val="Tabellenkopfzeile TH"/>
    <w:basedOn w:val="Tabellentext85ptTHlinksbndig"/>
    <w:uiPriority w:val="6"/>
    <w:rsid w:val="007642D8"/>
  </w:style>
  <w:style w:type="table" w:styleId="Tabellenraster">
    <w:name w:val="Table Grid"/>
    <w:basedOn w:val="NormaleTabelle"/>
    <w:uiPriority w:val="59"/>
    <w:rsid w:val="00004A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emithellemGitternetz">
    <w:name w:val="Grid Table Light"/>
    <w:basedOn w:val="NormaleTabelle"/>
    <w:uiPriority w:val="40"/>
    <w:rsid w:val="00E90B0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itternetztabelle2">
    <w:name w:val="Grid Table 2"/>
    <w:basedOn w:val="NormaleTabelle"/>
    <w:uiPriority w:val="47"/>
    <w:rsid w:val="00B4557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NichtaufgelsteErwhnung">
    <w:name w:val="Unresolved Mention"/>
    <w:basedOn w:val="Absatz-Standardschriftart"/>
    <w:uiPriority w:val="99"/>
    <w:semiHidden/>
    <w:unhideWhenUsed/>
    <w:rsid w:val="00AC00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79686">
      <w:bodyDiv w:val="1"/>
      <w:marLeft w:val="0"/>
      <w:marRight w:val="0"/>
      <w:marTop w:val="0"/>
      <w:marBottom w:val="0"/>
      <w:divBdr>
        <w:top w:val="none" w:sz="0" w:space="0" w:color="auto"/>
        <w:left w:val="none" w:sz="0" w:space="0" w:color="auto"/>
        <w:bottom w:val="none" w:sz="0" w:space="0" w:color="auto"/>
        <w:right w:val="none" w:sz="0" w:space="0" w:color="auto"/>
      </w:divBdr>
    </w:div>
    <w:div w:id="936064328">
      <w:bodyDiv w:val="1"/>
      <w:marLeft w:val="0"/>
      <w:marRight w:val="0"/>
      <w:marTop w:val="0"/>
      <w:marBottom w:val="0"/>
      <w:divBdr>
        <w:top w:val="none" w:sz="0" w:space="0" w:color="auto"/>
        <w:left w:val="none" w:sz="0" w:space="0" w:color="auto"/>
        <w:bottom w:val="none" w:sz="0" w:space="0" w:color="auto"/>
        <w:right w:val="none" w:sz="0" w:space="0" w:color="auto"/>
      </w:divBdr>
      <w:divsChild>
        <w:div w:id="1174026769">
          <w:marLeft w:val="0"/>
          <w:marRight w:val="0"/>
          <w:marTop w:val="0"/>
          <w:marBottom w:val="0"/>
          <w:divBdr>
            <w:top w:val="none" w:sz="0" w:space="0" w:color="auto"/>
            <w:left w:val="none" w:sz="0" w:space="0" w:color="auto"/>
            <w:bottom w:val="none" w:sz="0" w:space="0" w:color="auto"/>
            <w:right w:val="none" w:sz="0" w:space="0" w:color="auto"/>
          </w:divBdr>
          <w:divsChild>
            <w:div w:id="67149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255657">
      <w:bodyDiv w:val="1"/>
      <w:marLeft w:val="0"/>
      <w:marRight w:val="0"/>
      <w:marTop w:val="0"/>
      <w:marBottom w:val="0"/>
      <w:divBdr>
        <w:top w:val="none" w:sz="0" w:space="0" w:color="auto"/>
        <w:left w:val="none" w:sz="0" w:space="0" w:color="auto"/>
        <w:bottom w:val="none" w:sz="0" w:space="0" w:color="auto"/>
        <w:right w:val="none" w:sz="0" w:space="0" w:color="auto"/>
      </w:divBdr>
      <w:divsChild>
        <w:div w:id="1548445539">
          <w:marLeft w:val="0"/>
          <w:marRight w:val="0"/>
          <w:marTop w:val="0"/>
          <w:marBottom w:val="0"/>
          <w:divBdr>
            <w:top w:val="none" w:sz="0" w:space="0" w:color="auto"/>
            <w:left w:val="none" w:sz="0" w:space="0" w:color="auto"/>
            <w:bottom w:val="none" w:sz="0" w:space="0" w:color="auto"/>
            <w:right w:val="none" w:sz="0" w:space="0" w:color="auto"/>
          </w:divBdr>
          <w:divsChild>
            <w:div w:id="1109860784">
              <w:marLeft w:val="0"/>
              <w:marRight w:val="0"/>
              <w:marTop w:val="0"/>
              <w:marBottom w:val="0"/>
              <w:divBdr>
                <w:top w:val="none" w:sz="0" w:space="0" w:color="auto"/>
                <w:left w:val="none" w:sz="0" w:space="0" w:color="auto"/>
                <w:bottom w:val="none" w:sz="0" w:space="0" w:color="auto"/>
                <w:right w:val="none" w:sz="0" w:space="0" w:color="auto"/>
              </w:divBdr>
              <w:divsChild>
                <w:div w:id="38464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392588">
      <w:bodyDiv w:val="1"/>
      <w:marLeft w:val="0"/>
      <w:marRight w:val="0"/>
      <w:marTop w:val="0"/>
      <w:marBottom w:val="0"/>
      <w:divBdr>
        <w:top w:val="none" w:sz="0" w:space="0" w:color="auto"/>
        <w:left w:val="none" w:sz="0" w:space="0" w:color="auto"/>
        <w:bottom w:val="none" w:sz="0" w:space="0" w:color="auto"/>
        <w:right w:val="none" w:sz="0" w:space="0" w:color="auto"/>
      </w:divBdr>
    </w:div>
    <w:div w:id="1681352933">
      <w:bodyDiv w:val="1"/>
      <w:marLeft w:val="0"/>
      <w:marRight w:val="0"/>
      <w:marTop w:val="0"/>
      <w:marBottom w:val="0"/>
      <w:divBdr>
        <w:top w:val="none" w:sz="0" w:space="0" w:color="auto"/>
        <w:left w:val="none" w:sz="0" w:space="0" w:color="auto"/>
        <w:bottom w:val="none" w:sz="0" w:space="0" w:color="auto"/>
        <w:right w:val="none" w:sz="0" w:space="0" w:color="auto"/>
      </w:divBdr>
      <w:divsChild>
        <w:div w:id="1480345027">
          <w:marLeft w:val="0"/>
          <w:marRight w:val="0"/>
          <w:marTop w:val="0"/>
          <w:marBottom w:val="0"/>
          <w:divBdr>
            <w:top w:val="none" w:sz="0" w:space="0" w:color="auto"/>
            <w:left w:val="none" w:sz="0" w:space="0" w:color="auto"/>
            <w:bottom w:val="none" w:sz="0" w:space="0" w:color="auto"/>
            <w:right w:val="none" w:sz="0" w:space="0" w:color="auto"/>
          </w:divBdr>
        </w:div>
      </w:divsChild>
    </w:div>
    <w:div w:id="2097245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hyperlink" Target="https://www.phpmyadmin.net/docs/" TargetMode="External"/><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phpmyadmin.net/" TargetMode="External"/><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2.xml"/><Relationship Id="rId30" Type="http://schemas.microsoft.com/office/2011/relationships/people" Target="people.xml"/></Relationships>
</file>

<file path=word/_rels/footer2.xml.rels><?xml version="1.0" encoding="UTF-8" standalone="yes"?>
<Relationships xmlns="http://schemas.openxmlformats.org/package/2006/relationships"><Relationship Id="rId1" Type="http://schemas.openxmlformats.org/officeDocument/2006/relationships/image" Target="media/image15.emf"/></Relationships>
</file>

<file path=word/_rels/footnotes.xml.rels><?xml version="1.0" encoding="UTF-8" standalone="yes"?>
<Relationships xmlns="http://schemas.openxmlformats.org/package/2006/relationships"><Relationship Id="rId2" Type="http://schemas.openxmlformats.org/officeDocument/2006/relationships/hyperlink" Target="https://www.phpmyadmin.net/docs/" TargetMode="External"/><Relationship Id="rId1" Type="http://schemas.openxmlformats.org/officeDocument/2006/relationships/hyperlink" Target="https://www.phpmyadmin.net/" TargetMode="External"/></Relationships>
</file>

<file path=word/theme/theme1.xml><?xml version="1.0" encoding="utf-8"?>
<a:theme xmlns:a="http://schemas.openxmlformats.org/drawingml/2006/main" name="TH Köln_PP">
  <a:themeElements>
    <a:clrScheme name="TH-Köln-Einfaches Farbklima">
      <a:dk1>
        <a:srgbClr val="000000"/>
      </a:dk1>
      <a:lt1>
        <a:srgbClr val="FFFFFF"/>
      </a:lt1>
      <a:dk2>
        <a:srgbClr val="808080"/>
      </a:dk2>
      <a:lt2>
        <a:srgbClr val="BFBFBF"/>
      </a:lt2>
      <a:accent1>
        <a:srgbClr val="C00009"/>
      </a:accent1>
      <a:accent2>
        <a:srgbClr val="E24300"/>
      </a:accent2>
      <a:accent3>
        <a:srgbClr val="9D167A"/>
      </a:accent3>
      <a:accent4>
        <a:srgbClr val="A00008"/>
      </a:accent4>
      <a:accent5>
        <a:srgbClr val="BB3800"/>
      </a:accent5>
      <a:accent6>
        <a:srgbClr val="740B5C"/>
      </a:accent6>
      <a:hlink>
        <a:srgbClr val="005294"/>
      </a:hlink>
      <a:folHlink>
        <a:srgbClr val="6783B4"/>
      </a:folHlink>
    </a:clrScheme>
    <a:fontScheme name="Office Klassisch 2">
      <a:majorFont>
        <a:latin typeface="Arial"/>
        <a:ea typeface=""/>
        <a:cs typeface=""/>
        <a:font script="Jpan" typeface="ＭＳ Ｐゴシック"/>
        <a:font script="Hang" typeface="돋움"/>
        <a:font script="Hans" typeface="华文新魏"/>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돋움"/>
        <a:font script="Hans" typeface="华文新魏"/>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configuration xmlns:c="http://ns.axespdf.com/word/configuration">
  <c:group id="Styles">
    <c:group id="Tabellenkopfzeile TH">
      <c:property id="RoleID" type="string">ParagraphHeaderCell</c:property>
      <c:property id="Scope" type="integer">2</c:property>
    </c:group>
  </c:group>
  <c:group id="Content"/>
  <c:group id="InitialView">
    <c:property id="MagnificationFactor" type="float">100</c:property>
  </c:group>
</c:configuration>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73B263-A11E-4976-A49E-751E429792ED}">
  <ds:schemaRefs>
    <ds:schemaRef ds:uri="http://ns.axespdf.com/word/configuration"/>
  </ds:schemaRefs>
</ds:datastoreItem>
</file>

<file path=customXml/itemProps2.xml><?xml version="1.0" encoding="utf-8"?>
<ds:datastoreItem xmlns:ds="http://schemas.openxmlformats.org/officeDocument/2006/customXml" ds:itemID="{38F3DEB3-8D58-1841-8FFD-BE187266DF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2006</Words>
  <Characters>12645</Characters>
  <Application>Microsoft Office Word</Application>
  <DocSecurity>0</DocSecurity>
  <Lines>105</Lines>
  <Paragraphs>29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Vorlage Skript, Bericht, Dokumentation</vt:lpstr>
      <vt:lpstr>Vorlage Skript, Bericht, Dokumentation</vt:lpstr>
    </vt:vector>
  </TitlesOfParts>
  <Company>TH Köln</Company>
  <LinksUpToDate>false</LinksUpToDate>
  <CharactersWithSpaces>14622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Vorlage Skript, Bericht, Dokumentation</dc:title>
  <dc:creator>René Wörzberger</dc:creator>
  <cp:keywords>Wordvorlage, Office-Dokumentvorlage</cp:keywords>
  <dc:description>Version 2.1  10/2017</dc:description>
  <cp:lastModifiedBy>Simson Example</cp:lastModifiedBy>
  <cp:revision>64</cp:revision>
  <cp:lastPrinted>2018-11-12T11:21:00Z</cp:lastPrinted>
  <dcterms:created xsi:type="dcterms:W3CDTF">2018-10-10T15:20:00Z</dcterms:created>
  <dcterms:modified xsi:type="dcterms:W3CDTF">2018-12-10T13:15:00Z</dcterms:modified>
</cp:coreProperties>
</file>